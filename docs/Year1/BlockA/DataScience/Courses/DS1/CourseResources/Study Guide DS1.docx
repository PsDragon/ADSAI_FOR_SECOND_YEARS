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351AD5" w:rsidRDefault="00351AD5" w14:paraId="629414E0" w14:textId="43A233DD"/>
    <w:p w:rsidR="0051636C" w:rsidRDefault="0051636C" w14:paraId="65F1AEC3" w14:textId="77777777"/>
    <w:p w:rsidR="0051636C" w:rsidRDefault="0051636C" w14:paraId="03CA636F" w14:textId="77777777"/>
    <w:p w:rsidR="0051636C" w:rsidRDefault="0051636C" w14:paraId="06553EB8" w14:textId="77777777"/>
    <w:tbl>
      <w:tblPr>
        <w:tblStyle w:val="TableGrid"/>
        <w:tblpPr w:leftFromText="141" w:rightFromText="141" w:vertAnchor="text" w:horzAnchor="page" w:tblpX="24" w:tblpY="946"/>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27" w:type="dxa"/>
        </w:tblCellMar>
        <w:tblLook w:val="04A0" w:firstRow="1" w:lastRow="0" w:firstColumn="1" w:lastColumn="0" w:noHBand="0" w:noVBand="1"/>
      </w:tblPr>
      <w:tblGrid>
        <w:gridCol w:w="1418"/>
        <w:gridCol w:w="8505"/>
      </w:tblGrid>
      <w:tr w:rsidR="00880D20" w:rsidTr="68938CE1" w14:paraId="4DA57F7F" w14:textId="77777777">
        <w:trPr>
          <w:trHeight w:val="2977" w:hRule="exact"/>
        </w:trPr>
        <w:sdt>
          <w:sdtPr>
            <w:id w:val="-865901786"/>
            <w:placeholder>
              <w:docPart w:val="AC11E8E2F13F4E65AF3F8A91AE9E6CFD"/>
            </w:placeholder>
            <w:showingPlcHdr/>
          </w:sdtPr>
          <w:sdtEndPr/>
          <w:sdtContent>
            <w:tc>
              <w:tcPr>
                <w:tcW w:w="1418" w:type="dxa"/>
              </w:tcPr>
              <w:p w:rsidR="00880D20" w:rsidP="00880D20" w:rsidRDefault="00880D20" w14:paraId="0F53BE76" w14:textId="77777777">
                <w:r w:rsidRPr="0031427E">
                  <w:rPr>
                    <w:rStyle w:val="PlaceholderText"/>
                  </w:rPr>
                  <w:t>.</w:t>
                </w:r>
              </w:p>
            </w:tc>
          </w:sdtContent>
        </w:sdt>
        <w:tc>
          <w:tcPr>
            <w:tcW w:w="8505" w:type="dxa"/>
            <w:tcMar/>
          </w:tcPr>
          <w:p w:rsidRPr="00587E15" w:rsidR="00D8262A" w:rsidP="68938CE1" w:rsidRDefault="00D8262A" w14:paraId="2B9B9101" w14:textId="18C02336">
            <w:pPr>
              <w:pStyle w:val="Title"/>
              <w:spacing w:line="276" w:lineRule="auto"/>
              <w:rPr>
                <w:color w:val="auto"/>
                <w:sz w:val="36"/>
                <w:szCs w:val="36"/>
              </w:rPr>
            </w:pPr>
            <w:r w:rsidRPr="68938CE1" w:rsidR="005D0B6A">
              <w:rPr>
                <w:color w:val="auto"/>
                <w:sz w:val="36"/>
                <w:szCs w:val="36"/>
              </w:rPr>
              <w:t>DS1 Introduction to Data Science</w:t>
            </w:r>
          </w:p>
          <w:p w:rsidRPr="00D065F5" w:rsidR="00D8262A" w:rsidP="68938CE1" w:rsidRDefault="00D8262A" w14:paraId="0A169B26" w14:textId="77777777" w14:noSpellErr="1">
            <w:pPr>
              <w:spacing w:line="276" w:lineRule="auto"/>
              <w:rPr>
                <w:color w:val="auto"/>
                <w:sz w:val="24"/>
                <w:szCs w:val="24"/>
              </w:rPr>
            </w:pPr>
          </w:p>
          <w:p w:rsidR="00D8262A" w:rsidP="68938CE1" w:rsidRDefault="00D8262A" w14:paraId="6D043F0D" w14:textId="4103DFF3" w14:noSpellErr="1">
            <w:pPr>
              <w:pStyle w:val="BUASSubTitle1"/>
              <w:spacing w:before="0" w:line="276" w:lineRule="auto"/>
              <w:rPr>
                <w:color w:val="auto"/>
              </w:rPr>
            </w:pPr>
            <w:r w:rsidRPr="68938CE1" w:rsidR="00D8262A">
              <w:rPr>
                <w:color w:val="auto"/>
              </w:rPr>
              <w:t>Study Guide</w:t>
            </w:r>
            <w:r w:rsidRPr="68938CE1" w:rsidR="00D51C38">
              <w:rPr>
                <w:color w:val="auto"/>
              </w:rPr>
              <w:t xml:space="preserve"> </w:t>
            </w:r>
            <w:r w:rsidRPr="68938CE1" w:rsidR="00060E3E">
              <w:rPr>
                <w:color w:val="auto"/>
              </w:rPr>
              <w:t>Bachelor Applied Artificial Intelligence &amp; Data Management</w:t>
            </w:r>
          </w:p>
          <w:p w:rsidR="00D8262A" w:rsidP="68938CE1" w:rsidRDefault="00D8262A" w14:paraId="56F3BCBF" w14:textId="28302805" w14:noSpellErr="1">
            <w:pPr>
              <w:pStyle w:val="BUASSubTitle2"/>
              <w:spacing w:line="276" w:lineRule="auto"/>
              <w:rPr>
                <w:color w:val="auto"/>
              </w:rPr>
            </w:pPr>
            <w:r w:rsidRPr="68938CE1" w:rsidR="00D8262A">
              <w:rPr>
                <w:color w:val="auto"/>
              </w:rPr>
              <w:t xml:space="preserve">Academic Year </w:t>
            </w:r>
            <w:r w:rsidRPr="68938CE1" w:rsidR="00060E3E">
              <w:rPr>
                <w:color w:val="auto"/>
              </w:rPr>
              <w:t>2021-</w:t>
            </w:r>
            <w:r w:rsidRPr="68938CE1" w:rsidR="00D8262A">
              <w:rPr>
                <w:color w:val="auto"/>
              </w:rPr>
              <w:t>202</w:t>
            </w:r>
            <w:r w:rsidRPr="68938CE1" w:rsidR="00060E3E">
              <w:rPr>
                <w:color w:val="auto"/>
              </w:rPr>
              <w:t>2</w:t>
            </w:r>
          </w:p>
          <w:p w:rsidR="00880D20" w:rsidP="68938CE1" w:rsidRDefault="00880D20" w14:paraId="77D1FB60" w14:textId="77777777" w14:noSpellErr="1">
            <w:pPr>
              <w:rPr>
                <w:color w:val="auto"/>
              </w:rPr>
            </w:pPr>
          </w:p>
        </w:tc>
      </w:tr>
    </w:tbl>
    <w:p w:rsidR="0051636C" w:rsidP="68938CE1" w:rsidRDefault="00880D20" w14:paraId="49923400" w14:textId="4AE98F1A">
      <w:pPr>
        <w:pStyle w:val="Normal"/>
        <w:bidi w:val="0"/>
        <w:spacing w:before="0" w:beforeAutospacing="off" w:after="0" w:afterAutospacing="off"/>
        <w:ind w:left="0" w:right="0"/>
        <w:jc w:val="left"/>
      </w:pPr>
      <w:r>
        <w:rPr>
          <w:noProof/>
          <w:lang w:val="nl-NL" w:eastAsia="nl-NL"/>
        </w:rPr>
        <mc:AlternateContent>
          <mc:Choice Requires="wps">
            <w:drawing>
              <wp:anchor distT="0" distB="0" distL="114300" distR="114300" simplePos="0" relativeHeight="251659264" behindDoc="1" locked="0" layoutInCell="1" allowOverlap="1" wp14:anchorId="517CA84B" wp14:editId="3651192B">
                <wp:simplePos x="0" y="0"/>
                <wp:positionH relativeFrom="page">
                  <wp:posOffset>0</wp:posOffset>
                </wp:positionH>
                <wp:positionV relativeFrom="page">
                  <wp:posOffset>1971255</wp:posOffset>
                </wp:positionV>
                <wp:extent cx="6300000" cy="1872000"/>
                <wp:effectExtent l="0" t="0" r="5715" b="0"/>
                <wp:wrapNone/>
                <wp:docPr id="5" name="Rechthoek 5"/>
                <wp:cNvGraphicFramePr/>
                <a:graphic xmlns:a="http://schemas.openxmlformats.org/drawingml/2006/main">
                  <a:graphicData uri="http://schemas.microsoft.com/office/word/2010/wordprocessingShape">
                    <wps:wsp>
                      <wps:cNvSpPr/>
                      <wps:spPr>
                        <a:xfrm>
                          <a:off x="0" y="0"/>
                          <a:ext cx="6300000" cy="1872000"/>
                        </a:xfrm>
                        <a:prstGeom prst="rect">
                          <a:avLst/>
                        </a:pr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id="Rechthoek 5" style="position:absolute;margin-left:0;margin-top:155.2pt;width:496.05pt;height:147.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00416b [3205]" stroked="f" strokeweight="1pt" w14:anchorId="6985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">
                <v:fill opacity="46003f"/>
                <w10:wrap anchorx="page" anchory="page"/>
              </v:rect>
            </w:pict>
          </mc:Fallback>
        </mc:AlternateContent>
      </w:r>
    </w:p>
    <w:p w:rsidRPr="00F61D32" w:rsidR="00F61D32" w:rsidP="00F61D32" w:rsidRDefault="00F61D32" w14:paraId="16654D91" w14:textId="77777777"/>
    <w:p w:rsidRPr="00F61D32" w:rsidR="00F61D32" w:rsidP="00F61D32" w:rsidRDefault="00F61D32" w14:paraId="475D6D98" w14:textId="77777777"/>
    <w:p w:rsidRPr="00F61D32" w:rsidR="00F61D32" w:rsidP="00F61D32" w:rsidRDefault="00F61D32" w14:paraId="664249B7" w14:textId="58AF9CE0"/>
    <w:p w:rsidRPr="00F61D32" w:rsidR="00F61D32" w:rsidP="090EC831" w:rsidRDefault="00F61D32" w14:paraId="1812E818" w14:textId="38B91090">
      <w:pPr/>
    </w:p>
    <w:p w:rsidRPr="00F61D32" w:rsidR="00F61D32" w:rsidP="00F61D32" w:rsidRDefault="00F61D32" w14:paraId="285EA8CD" w14:textId="77777777"/>
    <w:p w:rsidRPr="00F61D32" w:rsidR="00F61D32" w:rsidP="00F61D32" w:rsidRDefault="00F61D32" w14:paraId="527E9045" w14:textId="77777777"/>
    <w:p w:rsidRPr="00F61D32" w:rsidR="00F61D32" w:rsidP="00F61D32" w:rsidRDefault="00F61D32" w14:paraId="5C719210" w14:textId="77777777"/>
    <w:p w:rsidRPr="00F61D32" w:rsidR="00F61D32" w:rsidP="00F61D32" w:rsidRDefault="00F61D32" w14:paraId="0BFD5857" w14:textId="77777777"/>
    <w:p w:rsidRPr="00F61D32" w:rsidR="00F61D32" w:rsidP="00F61D32" w:rsidRDefault="00F61D32" w14:paraId="1132C3FF" w14:textId="77777777"/>
    <w:p w:rsidRPr="00F61D32" w:rsidR="00F61D32" w:rsidP="00F61D32" w:rsidRDefault="00F61D32" w14:paraId="6395BE90" w14:textId="77777777"/>
    <w:p w:rsidRPr="00F61D32" w:rsidR="00F61D32" w:rsidP="00F61D32" w:rsidRDefault="00F61D32" w14:paraId="02BC8B9C" w14:textId="77777777"/>
    <w:p w:rsidRPr="00F61D32" w:rsidR="00F61D32" w:rsidP="00F61D32" w:rsidRDefault="00F61D32" w14:paraId="1644855D" w14:textId="77777777"/>
    <w:p w:rsidRPr="00F61D32" w:rsidR="00F61D32" w:rsidP="00F61D32" w:rsidRDefault="00F61D32" w14:paraId="5DBD0246" w14:textId="77777777"/>
    <w:p w:rsidRPr="00F61D32" w:rsidR="00F61D32" w:rsidP="00F61D32" w:rsidRDefault="00F61D32" w14:paraId="370D1ED5" w14:textId="77777777"/>
    <w:p w:rsidRPr="00F61D32" w:rsidR="00F61D32" w:rsidP="00F61D32" w:rsidRDefault="00F61D32" w14:paraId="0D649E55" w14:textId="77777777"/>
    <w:p w:rsidRPr="00F61D32" w:rsidR="00F61D32" w:rsidP="00F61D32" w:rsidRDefault="00F61D32" w14:paraId="681AEB42" w14:textId="77777777"/>
    <w:p w:rsidRPr="00F61D32" w:rsidR="00F61D32" w:rsidP="00F61D32" w:rsidRDefault="00F61D32" w14:paraId="6BC02EA5" w14:textId="77777777"/>
    <w:p w:rsidRPr="00F61D32" w:rsidR="00F61D32" w:rsidP="00F61D32" w:rsidRDefault="00F61D32" w14:paraId="46CA70D1" w14:textId="77777777"/>
    <w:p w:rsidRPr="00F61D32" w:rsidR="00F61D32" w:rsidP="00F61D32" w:rsidRDefault="00F61D32" w14:paraId="5F56EBF3" w14:textId="77777777"/>
    <w:p w:rsidRPr="00F61D32" w:rsidR="00F61D32" w:rsidP="00F61D32" w:rsidRDefault="00F61D32" w14:paraId="24A6A3F1" w14:textId="77777777"/>
    <w:p w:rsidRPr="00F61D32" w:rsidR="00F61D32" w:rsidP="00F61D32" w:rsidRDefault="00F61D32" w14:paraId="27EC2626" w14:textId="77777777"/>
    <w:p w:rsidR="00F61D32" w:rsidP="00F61D32" w:rsidRDefault="00F61D32" w14:paraId="2980523A" w14:textId="77777777"/>
    <w:p w:rsidR="00F61D32" w:rsidP="00F61D32" w:rsidRDefault="00F61D32" w14:paraId="3ADF4D6B" w14:textId="77777777">
      <w:pPr>
        <w:jc w:val="center"/>
      </w:pPr>
    </w:p>
    <w:p w:rsidRPr="00F61D32" w:rsidR="00F61D32" w:rsidP="00F61D32" w:rsidRDefault="00F61D32" w14:paraId="23A9CD40" w14:textId="77777777">
      <w:pPr>
        <w:tabs>
          <w:tab w:val="left" w:pos="5375"/>
        </w:tabs>
        <w:sectPr w:rsidRPr="00F61D32" w:rsidR="00F61D32" w:rsidSect="00172B85">
          <w:footerReference w:type="default" r:id="rId11"/>
          <w:headerReference w:type="first" r:id="rId12"/>
          <w:footerReference w:type="first" r:id="rId13"/>
          <w:pgSz w:w="11906" w:h="16838" w:orient="portrait" w:code="9"/>
          <w:pgMar w:top="1134" w:right="1134" w:bottom="1985" w:left="1418" w:header="709" w:footer="454" w:gutter="0"/>
          <w:cols w:space="708"/>
          <w:titlePg/>
          <w:docGrid w:linePitch="360"/>
        </w:sectPr>
      </w:pPr>
      <w:r>
        <w:tab/>
      </w:r>
      <w:r>
        <w:tab/>
      </w:r>
    </w:p>
    <w:p w:rsidRPr="00F60008" w:rsidR="00D8262A" w:rsidP="00D8262A" w:rsidRDefault="00D8262A" w14:paraId="65980ED5" w14:textId="77777777">
      <w:pPr>
        <w:keepNext/>
        <w:keepLines/>
        <w:spacing w:after="480" w:line="276" w:lineRule="auto"/>
        <w:outlineLvl w:val="0"/>
        <w:rPr>
          <w:rFonts w:asciiTheme="majorHAnsi" w:hAnsiTheme="majorHAnsi" w:eastAsiaTheme="majorEastAsia" w:cstheme="majorBidi"/>
          <w:color w:val="ED7623" w:themeColor="text2"/>
          <w:sz w:val="38"/>
          <w:szCs w:val="32"/>
        </w:rPr>
      </w:pPr>
      <w:bookmarkStart w:name="_Toc6491825" w:id="0"/>
      <w:bookmarkStart w:name="_Toc40102013" w:id="1"/>
      <w:r w:rsidRPr="00F60008">
        <w:rPr>
          <w:rFonts w:asciiTheme="majorHAnsi" w:hAnsiTheme="majorHAnsi" w:eastAsiaTheme="majorEastAsia" w:cstheme="majorBidi"/>
          <w:color w:val="ED7623" w:themeColor="text2"/>
          <w:sz w:val="38"/>
          <w:szCs w:val="32"/>
        </w:rPr>
        <w:lastRenderedPageBreak/>
        <w:t>Index</w:t>
      </w:r>
      <w:bookmarkEnd w:id="0"/>
      <w:bookmarkEnd w:id="1"/>
    </w:p>
    <w:sdt>
      <w:sdtPr>
        <w:id w:val="2013098188"/>
        <w:docPartObj>
          <w:docPartGallery w:val="Table of Contents"/>
          <w:docPartUnique/>
        </w:docPartObj>
      </w:sdtPr>
      <w:sdtEndPr>
        <w:rPr>
          <w:b/>
          <w:bCs/>
          <w:noProof/>
        </w:rPr>
      </w:sdtEndPr>
      <w:sdtContent>
        <w:p w:rsidRPr="00F60008" w:rsidR="00D8262A" w:rsidP="00D8262A" w:rsidRDefault="00D8262A" w14:paraId="157DDB98" w14:textId="77777777">
          <w:pPr>
            <w:keepNext/>
            <w:keepLines/>
            <w:spacing w:before="240" w:line="259" w:lineRule="auto"/>
            <w:rPr>
              <w:rFonts w:asciiTheme="majorHAnsi" w:hAnsiTheme="majorHAnsi" w:eastAsiaTheme="majorEastAsia" w:cstheme="majorBidi"/>
              <w:color w:val="198EBE" w:themeColor="accent1" w:themeShade="BF"/>
              <w:sz w:val="32"/>
              <w:szCs w:val="32"/>
              <w:lang w:val="en-US"/>
            </w:rPr>
          </w:pPr>
        </w:p>
        <w:p w:rsidR="00865FB6" w:rsidRDefault="00D8262A" w14:paraId="651210A1" w14:textId="1571336D">
          <w:pPr>
            <w:pStyle w:val="TOC1"/>
            <w:rPr>
              <w:rFonts w:eastAsiaTheme="minorEastAsia"/>
              <w:b w:val="0"/>
              <w:color w:val="auto"/>
              <w:sz w:val="24"/>
              <w:szCs w:val="24"/>
              <w:lang w:val="en-US"/>
              <w14:textOutline w14:w="0" w14:cap="rnd" w14:cmpd="sng" w14:algn="ctr">
                <w14:noFill/>
                <w14:prstDash w14:val="solid"/>
                <w14:bevel/>
              </w14:textOutline>
            </w:rPr>
          </w:pPr>
          <w:r w:rsidRPr="00F60008">
            <w:rPr>
              <w:b w:val="0"/>
            </w:rPr>
            <w:fldChar w:fldCharType="begin"/>
          </w:r>
          <w:r w:rsidRPr="00F60008">
            <w:instrText xml:space="preserve"> TOC \o "1-3" \h \z \u </w:instrText>
          </w:r>
          <w:r w:rsidRPr="00F60008">
            <w:rPr>
              <w:b w:val="0"/>
            </w:rPr>
            <w:fldChar w:fldCharType="separate"/>
          </w:r>
          <w:hyperlink w:history="1" w:anchor="_Toc40102014">
            <w:r w:rsidRPr="00BD6475" w:rsidR="00865FB6">
              <w:rPr>
                <w:rStyle w:val="Hyperlink"/>
                <w:rFonts w:asciiTheme="majorHAnsi" w:hAnsiTheme="majorHAnsi" w:eastAsiaTheme="majorEastAsia" w:cstheme="majorBidi"/>
              </w:rPr>
              <w:t>1</w:t>
            </w:r>
            <w:r w:rsidR="00865FB6">
              <w:rPr>
                <w:rFonts w:eastAsiaTheme="minorEastAsia"/>
                <w:b w:val="0"/>
                <w:color w:val="auto"/>
                <w:sz w:val="24"/>
                <w:szCs w:val="24"/>
                <w:lang w:val="en-US"/>
                <w14:textOutline w14:w="0" w14:cap="rnd" w14:cmpd="sng" w14:algn="ctr">
                  <w14:noFill/>
                  <w14:prstDash w14:val="solid"/>
                  <w14:bevel/>
                </w14:textOutline>
              </w:rPr>
              <w:tab/>
            </w:r>
            <w:r w:rsidRPr="00BD6475" w:rsidR="00865FB6">
              <w:rPr>
                <w:rStyle w:val="Hyperlink"/>
                <w:rFonts w:asciiTheme="majorHAnsi" w:hAnsiTheme="majorHAnsi" w:eastAsiaTheme="majorEastAsia" w:cstheme="majorBidi"/>
              </w:rPr>
              <w:t>General information</w:t>
            </w:r>
            <w:r w:rsidR="00865FB6">
              <w:rPr>
                <w:webHidden/>
              </w:rPr>
              <w:tab/>
            </w:r>
            <w:r w:rsidR="00865FB6">
              <w:rPr>
                <w:webHidden/>
              </w:rPr>
              <w:fldChar w:fldCharType="begin"/>
            </w:r>
            <w:r w:rsidR="00865FB6">
              <w:rPr>
                <w:webHidden/>
              </w:rPr>
              <w:instrText xml:space="preserve"> PAGEREF _Toc40102014 \h </w:instrText>
            </w:r>
            <w:r w:rsidR="00865FB6">
              <w:rPr>
                <w:webHidden/>
              </w:rPr>
            </w:r>
            <w:r w:rsidR="00865FB6">
              <w:rPr>
                <w:webHidden/>
              </w:rPr>
              <w:fldChar w:fldCharType="separate"/>
            </w:r>
            <w:r w:rsidR="00865FB6">
              <w:rPr>
                <w:webHidden/>
              </w:rPr>
              <w:t>2</w:t>
            </w:r>
            <w:r w:rsidR="00865FB6">
              <w:rPr>
                <w:webHidden/>
              </w:rPr>
              <w:fldChar w:fldCharType="end"/>
            </w:r>
          </w:hyperlink>
        </w:p>
        <w:p w:rsidR="00865FB6" w:rsidRDefault="00D070C2" w14:paraId="0114DE1D" w14:textId="36A2B678">
          <w:pPr>
            <w:pStyle w:val="TOC1"/>
            <w:rPr>
              <w:rFonts w:eastAsiaTheme="minorEastAsia"/>
              <w:b w:val="0"/>
              <w:color w:val="auto"/>
              <w:sz w:val="24"/>
              <w:szCs w:val="24"/>
              <w:lang w:val="en-US"/>
              <w14:textOutline w14:w="0" w14:cap="rnd" w14:cmpd="sng" w14:algn="ctr">
                <w14:noFill/>
                <w14:prstDash w14:val="solid"/>
                <w14:bevel/>
              </w14:textOutline>
            </w:rPr>
          </w:pPr>
          <w:hyperlink w:history="1" w:anchor="_Toc40102015">
            <w:r w:rsidRPr="00BD6475" w:rsidR="00865FB6">
              <w:rPr>
                <w:rStyle w:val="Hyperlink"/>
                <w:rFonts w:asciiTheme="majorHAnsi" w:hAnsiTheme="majorHAnsi" w:eastAsiaTheme="majorEastAsia" w:cstheme="majorBidi"/>
              </w:rPr>
              <w:t>2</w:t>
            </w:r>
            <w:r w:rsidR="00865FB6">
              <w:rPr>
                <w:rFonts w:eastAsiaTheme="minorEastAsia"/>
                <w:b w:val="0"/>
                <w:color w:val="auto"/>
                <w:sz w:val="24"/>
                <w:szCs w:val="24"/>
                <w:lang w:val="en-US"/>
                <w14:textOutline w14:w="0" w14:cap="rnd" w14:cmpd="sng" w14:algn="ctr">
                  <w14:noFill/>
                  <w14:prstDash w14:val="solid"/>
                  <w14:bevel/>
                </w14:textOutline>
              </w:rPr>
              <w:tab/>
            </w:r>
            <w:r w:rsidRPr="00BD6475" w:rsidR="00865FB6">
              <w:rPr>
                <w:rStyle w:val="Hyperlink"/>
                <w:rFonts w:asciiTheme="majorHAnsi" w:hAnsiTheme="majorHAnsi" w:eastAsiaTheme="majorEastAsia" w:cstheme="majorBidi"/>
              </w:rPr>
              <w:t>Content of the module</w:t>
            </w:r>
            <w:r w:rsidR="00865FB6">
              <w:rPr>
                <w:webHidden/>
              </w:rPr>
              <w:tab/>
            </w:r>
            <w:r w:rsidR="00865FB6">
              <w:rPr>
                <w:webHidden/>
              </w:rPr>
              <w:fldChar w:fldCharType="begin"/>
            </w:r>
            <w:r w:rsidR="00865FB6">
              <w:rPr>
                <w:webHidden/>
              </w:rPr>
              <w:instrText xml:space="preserve"> PAGEREF _Toc40102015 \h </w:instrText>
            </w:r>
            <w:r w:rsidR="00865FB6">
              <w:rPr>
                <w:webHidden/>
              </w:rPr>
            </w:r>
            <w:r w:rsidR="00865FB6">
              <w:rPr>
                <w:webHidden/>
              </w:rPr>
              <w:fldChar w:fldCharType="separate"/>
            </w:r>
            <w:r w:rsidR="00865FB6">
              <w:rPr>
                <w:webHidden/>
              </w:rPr>
              <w:t>2</w:t>
            </w:r>
            <w:r w:rsidR="00865FB6">
              <w:rPr>
                <w:webHidden/>
              </w:rPr>
              <w:fldChar w:fldCharType="end"/>
            </w:r>
          </w:hyperlink>
        </w:p>
        <w:p w:rsidR="00865FB6" w:rsidRDefault="00D070C2" w14:paraId="1899A80C" w14:textId="3CA84F20">
          <w:pPr>
            <w:pStyle w:val="TOC2"/>
            <w:rPr>
              <w:rFonts w:eastAsiaTheme="minorEastAsia"/>
              <w:sz w:val="24"/>
              <w:szCs w:val="24"/>
              <w:lang w:val="en-US"/>
            </w:rPr>
          </w:pPr>
          <w:hyperlink w:history="1" w:anchor="_Toc40102016">
            <w:r w:rsidRPr="00BD6475" w:rsidR="00865FB6">
              <w:rPr>
                <w:rStyle w:val="Hyperlink"/>
                <w:rFonts w:asciiTheme="majorHAnsi" w:hAnsiTheme="majorHAnsi" w:eastAsiaTheme="majorEastAsia" w:cstheme="majorBidi"/>
                <w:b/>
              </w:rPr>
              <w:t>2.1</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Module description</w:t>
            </w:r>
            <w:r w:rsidR="00865FB6">
              <w:rPr>
                <w:webHidden/>
              </w:rPr>
              <w:tab/>
            </w:r>
            <w:r w:rsidR="00865FB6">
              <w:rPr>
                <w:webHidden/>
              </w:rPr>
              <w:fldChar w:fldCharType="begin"/>
            </w:r>
            <w:r w:rsidR="00865FB6">
              <w:rPr>
                <w:webHidden/>
              </w:rPr>
              <w:instrText xml:space="preserve"> PAGEREF _Toc40102016 \h </w:instrText>
            </w:r>
            <w:r w:rsidR="00865FB6">
              <w:rPr>
                <w:webHidden/>
              </w:rPr>
            </w:r>
            <w:r w:rsidR="00865FB6">
              <w:rPr>
                <w:webHidden/>
              </w:rPr>
              <w:fldChar w:fldCharType="separate"/>
            </w:r>
            <w:r w:rsidR="00865FB6">
              <w:rPr>
                <w:webHidden/>
              </w:rPr>
              <w:t>2</w:t>
            </w:r>
            <w:r w:rsidR="00865FB6">
              <w:rPr>
                <w:webHidden/>
              </w:rPr>
              <w:fldChar w:fldCharType="end"/>
            </w:r>
          </w:hyperlink>
        </w:p>
        <w:p w:rsidR="00865FB6" w:rsidRDefault="00D070C2" w14:paraId="59D09FF6" w14:textId="66554C2F">
          <w:pPr>
            <w:pStyle w:val="TOC2"/>
            <w:rPr>
              <w:rFonts w:eastAsiaTheme="minorEastAsia"/>
              <w:sz w:val="24"/>
              <w:szCs w:val="24"/>
              <w:lang w:val="en-US"/>
            </w:rPr>
          </w:pPr>
          <w:hyperlink w:history="1" w:anchor="_Toc40102017">
            <w:r w:rsidRPr="00BD6475" w:rsidR="00865FB6">
              <w:rPr>
                <w:rStyle w:val="Hyperlink"/>
                <w:rFonts w:asciiTheme="majorHAnsi" w:hAnsiTheme="majorHAnsi" w:eastAsiaTheme="majorEastAsia" w:cstheme="majorBidi"/>
                <w:b/>
              </w:rPr>
              <w:t>2.2</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Relation B AAI&amp;DM Competency Profile</w:t>
            </w:r>
            <w:r w:rsidR="00865FB6">
              <w:rPr>
                <w:webHidden/>
              </w:rPr>
              <w:tab/>
            </w:r>
            <w:r w:rsidR="00865FB6">
              <w:rPr>
                <w:webHidden/>
              </w:rPr>
              <w:fldChar w:fldCharType="begin"/>
            </w:r>
            <w:r w:rsidR="00865FB6">
              <w:rPr>
                <w:webHidden/>
              </w:rPr>
              <w:instrText xml:space="preserve"> PAGEREF _Toc40102017 \h </w:instrText>
            </w:r>
            <w:r w:rsidR="00865FB6">
              <w:rPr>
                <w:webHidden/>
              </w:rPr>
            </w:r>
            <w:r w:rsidR="00865FB6">
              <w:rPr>
                <w:webHidden/>
              </w:rPr>
              <w:fldChar w:fldCharType="separate"/>
            </w:r>
            <w:r w:rsidR="00865FB6">
              <w:rPr>
                <w:webHidden/>
              </w:rPr>
              <w:t>2</w:t>
            </w:r>
            <w:r w:rsidR="00865FB6">
              <w:rPr>
                <w:webHidden/>
              </w:rPr>
              <w:fldChar w:fldCharType="end"/>
            </w:r>
          </w:hyperlink>
        </w:p>
        <w:p w:rsidR="00865FB6" w:rsidRDefault="00D070C2" w14:paraId="33959046" w14:textId="2FCDE4DA">
          <w:pPr>
            <w:pStyle w:val="TOC2"/>
            <w:rPr>
              <w:rFonts w:eastAsiaTheme="minorEastAsia"/>
              <w:sz w:val="24"/>
              <w:szCs w:val="24"/>
              <w:lang w:val="en-US"/>
            </w:rPr>
          </w:pPr>
          <w:hyperlink w:history="1" w:anchor="_Toc40102018">
            <w:r w:rsidRPr="00BD6475" w:rsidR="00865FB6">
              <w:rPr>
                <w:rStyle w:val="Hyperlink"/>
                <w:rFonts w:asciiTheme="majorHAnsi" w:hAnsiTheme="majorHAnsi" w:eastAsiaTheme="majorEastAsia" w:cstheme="majorBidi"/>
                <w:b/>
              </w:rPr>
              <w:t>2.3</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Learning objectives</w:t>
            </w:r>
            <w:r w:rsidR="00865FB6">
              <w:rPr>
                <w:webHidden/>
              </w:rPr>
              <w:tab/>
            </w:r>
            <w:r w:rsidR="00865FB6">
              <w:rPr>
                <w:webHidden/>
              </w:rPr>
              <w:fldChar w:fldCharType="begin"/>
            </w:r>
            <w:r w:rsidR="00865FB6">
              <w:rPr>
                <w:webHidden/>
              </w:rPr>
              <w:instrText xml:space="preserve"> PAGEREF _Toc40102018 \h </w:instrText>
            </w:r>
            <w:r w:rsidR="00865FB6">
              <w:rPr>
                <w:webHidden/>
              </w:rPr>
            </w:r>
            <w:r w:rsidR="00865FB6">
              <w:rPr>
                <w:webHidden/>
              </w:rPr>
              <w:fldChar w:fldCharType="separate"/>
            </w:r>
            <w:r w:rsidR="00865FB6">
              <w:rPr>
                <w:webHidden/>
              </w:rPr>
              <w:t>2</w:t>
            </w:r>
            <w:r w:rsidR="00865FB6">
              <w:rPr>
                <w:webHidden/>
              </w:rPr>
              <w:fldChar w:fldCharType="end"/>
            </w:r>
          </w:hyperlink>
        </w:p>
        <w:p w:rsidR="00865FB6" w:rsidRDefault="00D070C2" w14:paraId="0BCC9ECE" w14:textId="5A591FAB">
          <w:pPr>
            <w:pStyle w:val="TOC1"/>
            <w:rPr>
              <w:rFonts w:eastAsiaTheme="minorEastAsia"/>
              <w:b w:val="0"/>
              <w:color w:val="auto"/>
              <w:sz w:val="24"/>
              <w:szCs w:val="24"/>
              <w:lang w:val="en-US"/>
              <w14:textOutline w14:w="0" w14:cap="rnd" w14:cmpd="sng" w14:algn="ctr">
                <w14:noFill/>
                <w14:prstDash w14:val="solid"/>
                <w14:bevel/>
              </w14:textOutline>
            </w:rPr>
          </w:pPr>
          <w:hyperlink w:history="1" w:anchor="_Toc40102019">
            <w:r w:rsidRPr="00BD6475" w:rsidR="00865FB6">
              <w:rPr>
                <w:rStyle w:val="Hyperlink"/>
                <w:rFonts w:asciiTheme="majorHAnsi" w:hAnsiTheme="majorHAnsi" w:eastAsiaTheme="majorEastAsia" w:cstheme="majorBidi"/>
              </w:rPr>
              <w:t>3</w:t>
            </w:r>
            <w:r w:rsidR="00865FB6">
              <w:rPr>
                <w:rFonts w:eastAsiaTheme="minorEastAsia"/>
                <w:b w:val="0"/>
                <w:color w:val="auto"/>
                <w:sz w:val="24"/>
                <w:szCs w:val="24"/>
                <w:lang w:val="en-US"/>
                <w14:textOutline w14:w="0" w14:cap="rnd" w14:cmpd="sng" w14:algn="ctr">
                  <w14:noFill/>
                  <w14:prstDash w14:val="solid"/>
                  <w14:bevel/>
                </w14:textOutline>
              </w:rPr>
              <w:tab/>
            </w:r>
            <w:r w:rsidRPr="00BD6475" w:rsidR="00865FB6">
              <w:rPr>
                <w:rStyle w:val="Hyperlink"/>
                <w:rFonts w:asciiTheme="majorHAnsi" w:hAnsiTheme="majorHAnsi" w:eastAsiaTheme="majorEastAsia" w:cstheme="majorBidi"/>
              </w:rPr>
              <w:t>Teaching and Learning Activities</w:t>
            </w:r>
            <w:r w:rsidR="00865FB6">
              <w:rPr>
                <w:webHidden/>
              </w:rPr>
              <w:tab/>
            </w:r>
            <w:r w:rsidR="00865FB6">
              <w:rPr>
                <w:webHidden/>
              </w:rPr>
              <w:fldChar w:fldCharType="begin"/>
            </w:r>
            <w:r w:rsidR="00865FB6">
              <w:rPr>
                <w:webHidden/>
              </w:rPr>
              <w:instrText xml:space="preserve"> PAGEREF _Toc40102019 \h </w:instrText>
            </w:r>
            <w:r w:rsidR="00865FB6">
              <w:rPr>
                <w:webHidden/>
              </w:rPr>
            </w:r>
            <w:r w:rsidR="00865FB6">
              <w:rPr>
                <w:webHidden/>
              </w:rPr>
              <w:fldChar w:fldCharType="separate"/>
            </w:r>
            <w:r w:rsidR="00865FB6">
              <w:rPr>
                <w:webHidden/>
              </w:rPr>
              <w:t>3</w:t>
            </w:r>
            <w:r w:rsidR="00865FB6">
              <w:rPr>
                <w:webHidden/>
              </w:rPr>
              <w:fldChar w:fldCharType="end"/>
            </w:r>
          </w:hyperlink>
        </w:p>
        <w:p w:rsidR="00865FB6" w:rsidRDefault="00D070C2" w14:paraId="43F5025A" w14:textId="530C14A0">
          <w:pPr>
            <w:pStyle w:val="TOC2"/>
            <w:rPr>
              <w:rFonts w:eastAsiaTheme="minorEastAsia"/>
              <w:sz w:val="24"/>
              <w:szCs w:val="24"/>
              <w:lang w:val="en-US"/>
            </w:rPr>
          </w:pPr>
          <w:hyperlink w:history="1" w:anchor="_Toc40102020">
            <w:r w:rsidRPr="00BD6475" w:rsidR="00865FB6">
              <w:rPr>
                <w:rStyle w:val="Hyperlink"/>
                <w:rFonts w:asciiTheme="majorHAnsi" w:hAnsiTheme="majorHAnsi" w:eastAsiaTheme="majorEastAsia" w:cstheme="majorBidi"/>
                <w:b/>
              </w:rPr>
              <w:t>3.1</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Teaching and learning activities</w:t>
            </w:r>
            <w:r w:rsidR="00865FB6">
              <w:rPr>
                <w:webHidden/>
              </w:rPr>
              <w:tab/>
            </w:r>
            <w:r w:rsidR="00865FB6">
              <w:rPr>
                <w:webHidden/>
              </w:rPr>
              <w:fldChar w:fldCharType="begin"/>
            </w:r>
            <w:r w:rsidR="00865FB6">
              <w:rPr>
                <w:webHidden/>
              </w:rPr>
              <w:instrText xml:space="preserve"> PAGEREF _Toc40102020 \h </w:instrText>
            </w:r>
            <w:r w:rsidR="00865FB6">
              <w:rPr>
                <w:webHidden/>
              </w:rPr>
            </w:r>
            <w:r w:rsidR="00865FB6">
              <w:rPr>
                <w:webHidden/>
              </w:rPr>
              <w:fldChar w:fldCharType="separate"/>
            </w:r>
            <w:r w:rsidR="00865FB6">
              <w:rPr>
                <w:webHidden/>
              </w:rPr>
              <w:t>3</w:t>
            </w:r>
            <w:r w:rsidR="00865FB6">
              <w:rPr>
                <w:webHidden/>
              </w:rPr>
              <w:fldChar w:fldCharType="end"/>
            </w:r>
          </w:hyperlink>
        </w:p>
        <w:p w:rsidR="00865FB6" w:rsidRDefault="00D070C2" w14:paraId="29681568" w14:textId="0B5235E6">
          <w:pPr>
            <w:pStyle w:val="TOC2"/>
            <w:rPr>
              <w:rFonts w:eastAsiaTheme="minorEastAsia"/>
              <w:sz w:val="24"/>
              <w:szCs w:val="24"/>
              <w:lang w:val="en-US"/>
            </w:rPr>
          </w:pPr>
          <w:hyperlink w:history="1" w:anchor="_Toc40102021">
            <w:r w:rsidRPr="00BD6475" w:rsidR="00865FB6">
              <w:rPr>
                <w:rStyle w:val="Hyperlink"/>
                <w:rFonts w:asciiTheme="majorHAnsi" w:hAnsiTheme="majorHAnsi" w:eastAsiaTheme="majorEastAsia" w:cstheme="majorBidi"/>
                <w:b/>
              </w:rPr>
              <w:t>3.2</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Assignments</w:t>
            </w:r>
            <w:r w:rsidR="00865FB6">
              <w:rPr>
                <w:webHidden/>
              </w:rPr>
              <w:tab/>
            </w:r>
            <w:r w:rsidR="00865FB6">
              <w:rPr>
                <w:webHidden/>
              </w:rPr>
              <w:fldChar w:fldCharType="begin"/>
            </w:r>
            <w:r w:rsidR="00865FB6">
              <w:rPr>
                <w:webHidden/>
              </w:rPr>
              <w:instrText xml:space="preserve"> PAGEREF _Toc40102021 \h </w:instrText>
            </w:r>
            <w:r w:rsidR="00865FB6">
              <w:rPr>
                <w:webHidden/>
              </w:rPr>
            </w:r>
            <w:r w:rsidR="00865FB6">
              <w:rPr>
                <w:webHidden/>
              </w:rPr>
              <w:fldChar w:fldCharType="separate"/>
            </w:r>
            <w:r w:rsidR="00865FB6">
              <w:rPr>
                <w:webHidden/>
              </w:rPr>
              <w:t>3</w:t>
            </w:r>
            <w:r w:rsidR="00865FB6">
              <w:rPr>
                <w:webHidden/>
              </w:rPr>
              <w:fldChar w:fldCharType="end"/>
            </w:r>
          </w:hyperlink>
        </w:p>
        <w:p w:rsidR="00865FB6" w:rsidRDefault="00D070C2" w14:paraId="190A010A" w14:textId="39E8CCEE">
          <w:pPr>
            <w:pStyle w:val="TOC2"/>
            <w:rPr>
              <w:rFonts w:eastAsiaTheme="minorEastAsia"/>
              <w:sz w:val="24"/>
              <w:szCs w:val="24"/>
              <w:lang w:val="en-US"/>
            </w:rPr>
          </w:pPr>
          <w:hyperlink w:history="1" w:anchor="_Toc40102022">
            <w:r w:rsidRPr="00BD6475" w:rsidR="00865FB6">
              <w:rPr>
                <w:rStyle w:val="Hyperlink"/>
                <w:rFonts w:asciiTheme="majorHAnsi" w:hAnsiTheme="majorHAnsi" w:eastAsiaTheme="majorEastAsia" w:cstheme="majorBidi"/>
                <w:b/>
              </w:rPr>
              <w:t>3.3</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Planning</w:t>
            </w:r>
            <w:r w:rsidR="00865FB6">
              <w:rPr>
                <w:webHidden/>
              </w:rPr>
              <w:tab/>
            </w:r>
            <w:r w:rsidR="00865FB6">
              <w:rPr>
                <w:webHidden/>
              </w:rPr>
              <w:fldChar w:fldCharType="begin"/>
            </w:r>
            <w:r w:rsidR="00865FB6">
              <w:rPr>
                <w:webHidden/>
              </w:rPr>
              <w:instrText xml:space="preserve"> PAGEREF _Toc40102022 \h </w:instrText>
            </w:r>
            <w:r w:rsidR="00865FB6">
              <w:rPr>
                <w:webHidden/>
              </w:rPr>
            </w:r>
            <w:r w:rsidR="00865FB6">
              <w:rPr>
                <w:webHidden/>
              </w:rPr>
              <w:fldChar w:fldCharType="separate"/>
            </w:r>
            <w:r w:rsidR="00865FB6">
              <w:rPr>
                <w:webHidden/>
              </w:rPr>
              <w:t>3</w:t>
            </w:r>
            <w:r w:rsidR="00865FB6">
              <w:rPr>
                <w:webHidden/>
              </w:rPr>
              <w:fldChar w:fldCharType="end"/>
            </w:r>
          </w:hyperlink>
        </w:p>
        <w:p w:rsidR="00865FB6" w:rsidRDefault="00D070C2" w14:paraId="2FD69056" w14:textId="670A78FC">
          <w:pPr>
            <w:pStyle w:val="TOC1"/>
            <w:rPr>
              <w:rFonts w:eastAsiaTheme="minorEastAsia"/>
              <w:b w:val="0"/>
              <w:color w:val="auto"/>
              <w:sz w:val="24"/>
              <w:szCs w:val="24"/>
              <w:lang w:val="en-US"/>
              <w14:textOutline w14:w="0" w14:cap="rnd" w14:cmpd="sng" w14:algn="ctr">
                <w14:noFill/>
                <w14:prstDash w14:val="solid"/>
                <w14:bevel/>
              </w14:textOutline>
            </w:rPr>
          </w:pPr>
          <w:hyperlink w:history="1" w:anchor="_Toc40102023">
            <w:r w:rsidRPr="00BD6475" w:rsidR="00865FB6">
              <w:rPr>
                <w:rStyle w:val="Hyperlink"/>
                <w:rFonts w:asciiTheme="majorHAnsi" w:hAnsiTheme="majorHAnsi" w:eastAsiaTheme="majorEastAsia" w:cstheme="majorBidi"/>
              </w:rPr>
              <w:t>4</w:t>
            </w:r>
            <w:r w:rsidR="00865FB6">
              <w:rPr>
                <w:rFonts w:eastAsiaTheme="minorEastAsia"/>
                <w:b w:val="0"/>
                <w:color w:val="auto"/>
                <w:sz w:val="24"/>
                <w:szCs w:val="24"/>
                <w:lang w:val="en-US"/>
                <w14:textOutline w14:w="0" w14:cap="rnd" w14:cmpd="sng" w14:algn="ctr">
                  <w14:noFill/>
                  <w14:prstDash w14:val="solid"/>
                  <w14:bevel/>
                </w14:textOutline>
              </w:rPr>
              <w:tab/>
            </w:r>
            <w:r w:rsidRPr="00BD6475" w:rsidR="00865FB6">
              <w:rPr>
                <w:rStyle w:val="Hyperlink"/>
                <w:rFonts w:asciiTheme="majorHAnsi" w:hAnsiTheme="majorHAnsi" w:eastAsiaTheme="majorEastAsia" w:cstheme="majorBidi"/>
              </w:rPr>
              <w:t>Study load</w:t>
            </w:r>
            <w:r w:rsidR="00865FB6">
              <w:rPr>
                <w:webHidden/>
              </w:rPr>
              <w:tab/>
            </w:r>
            <w:r w:rsidR="00865FB6">
              <w:rPr>
                <w:webHidden/>
              </w:rPr>
              <w:fldChar w:fldCharType="begin"/>
            </w:r>
            <w:r w:rsidR="00865FB6">
              <w:rPr>
                <w:webHidden/>
              </w:rPr>
              <w:instrText xml:space="preserve"> PAGEREF _Toc40102023 \h </w:instrText>
            </w:r>
            <w:r w:rsidR="00865FB6">
              <w:rPr>
                <w:webHidden/>
              </w:rPr>
            </w:r>
            <w:r w:rsidR="00865FB6">
              <w:rPr>
                <w:webHidden/>
              </w:rPr>
              <w:fldChar w:fldCharType="separate"/>
            </w:r>
            <w:r w:rsidR="00865FB6">
              <w:rPr>
                <w:webHidden/>
              </w:rPr>
              <w:t>4</w:t>
            </w:r>
            <w:r w:rsidR="00865FB6">
              <w:rPr>
                <w:webHidden/>
              </w:rPr>
              <w:fldChar w:fldCharType="end"/>
            </w:r>
          </w:hyperlink>
        </w:p>
        <w:p w:rsidR="00865FB6" w:rsidRDefault="00D070C2" w14:paraId="556BF374" w14:textId="2842F755">
          <w:pPr>
            <w:pStyle w:val="TOC1"/>
            <w:rPr>
              <w:rFonts w:eastAsiaTheme="minorEastAsia"/>
              <w:b w:val="0"/>
              <w:color w:val="auto"/>
              <w:sz w:val="24"/>
              <w:szCs w:val="24"/>
              <w:lang w:val="en-US"/>
              <w14:textOutline w14:w="0" w14:cap="rnd" w14:cmpd="sng" w14:algn="ctr">
                <w14:noFill/>
                <w14:prstDash w14:val="solid"/>
                <w14:bevel/>
              </w14:textOutline>
            </w:rPr>
          </w:pPr>
          <w:hyperlink w:history="1" w:anchor="_Toc40102024">
            <w:r w:rsidRPr="00BD6475" w:rsidR="00865FB6">
              <w:rPr>
                <w:rStyle w:val="Hyperlink"/>
                <w:rFonts w:asciiTheme="majorHAnsi" w:hAnsiTheme="majorHAnsi" w:eastAsiaTheme="majorEastAsia" w:cstheme="majorBidi"/>
              </w:rPr>
              <w:t>5</w:t>
            </w:r>
            <w:r w:rsidR="00865FB6">
              <w:rPr>
                <w:rFonts w:eastAsiaTheme="minorEastAsia"/>
                <w:b w:val="0"/>
                <w:color w:val="auto"/>
                <w:sz w:val="24"/>
                <w:szCs w:val="24"/>
                <w:lang w:val="en-US"/>
                <w14:textOutline w14:w="0" w14:cap="rnd" w14:cmpd="sng" w14:algn="ctr">
                  <w14:noFill/>
                  <w14:prstDash w14:val="solid"/>
                  <w14:bevel/>
                </w14:textOutline>
              </w:rPr>
              <w:tab/>
            </w:r>
            <w:r w:rsidRPr="00BD6475" w:rsidR="00865FB6">
              <w:rPr>
                <w:rStyle w:val="Hyperlink"/>
                <w:rFonts w:asciiTheme="majorHAnsi" w:hAnsiTheme="majorHAnsi" w:eastAsiaTheme="majorEastAsia" w:cstheme="majorBidi"/>
              </w:rPr>
              <w:t>Literature</w:t>
            </w:r>
            <w:r w:rsidR="00865FB6">
              <w:rPr>
                <w:webHidden/>
              </w:rPr>
              <w:tab/>
            </w:r>
            <w:r w:rsidR="00865FB6">
              <w:rPr>
                <w:webHidden/>
              </w:rPr>
              <w:fldChar w:fldCharType="begin"/>
            </w:r>
            <w:r w:rsidR="00865FB6">
              <w:rPr>
                <w:webHidden/>
              </w:rPr>
              <w:instrText xml:space="preserve"> PAGEREF _Toc40102024 \h </w:instrText>
            </w:r>
            <w:r w:rsidR="00865FB6">
              <w:rPr>
                <w:webHidden/>
              </w:rPr>
            </w:r>
            <w:r w:rsidR="00865FB6">
              <w:rPr>
                <w:webHidden/>
              </w:rPr>
              <w:fldChar w:fldCharType="separate"/>
            </w:r>
            <w:r w:rsidR="00865FB6">
              <w:rPr>
                <w:webHidden/>
              </w:rPr>
              <w:t>4</w:t>
            </w:r>
            <w:r w:rsidR="00865FB6">
              <w:rPr>
                <w:webHidden/>
              </w:rPr>
              <w:fldChar w:fldCharType="end"/>
            </w:r>
          </w:hyperlink>
        </w:p>
        <w:p w:rsidR="00865FB6" w:rsidRDefault="00D070C2" w14:paraId="29679C88" w14:textId="0945C8DF">
          <w:pPr>
            <w:pStyle w:val="TOC1"/>
            <w:rPr>
              <w:rFonts w:eastAsiaTheme="minorEastAsia"/>
              <w:b w:val="0"/>
              <w:color w:val="auto"/>
              <w:sz w:val="24"/>
              <w:szCs w:val="24"/>
              <w:lang w:val="en-US"/>
              <w14:textOutline w14:w="0" w14:cap="rnd" w14:cmpd="sng" w14:algn="ctr">
                <w14:noFill/>
                <w14:prstDash w14:val="solid"/>
                <w14:bevel/>
              </w14:textOutline>
            </w:rPr>
          </w:pPr>
          <w:hyperlink w:history="1" w:anchor="_Toc40102025">
            <w:r w:rsidRPr="00BD6475" w:rsidR="00865FB6">
              <w:rPr>
                <w:rStyle w:val="Hyperlink"/>
                <w:rFonts w:asciiTheme="majorHAnsi" w:hAnsiTheme="majorHAnsi" w:eastAsiaTheme="majorEastAsia" w:cstheme="majorBidi"/>
              </w:rPr>
              <w:t>6</w:t>
            </w:r>
            <w:r w:rsidR="00865FB6">
              <w:rPr>
                <w:rFonts w:eastAsiaTheme="minorEastAsia"/>
                <w:b w:val="0"/>
                <w:color w:val="auto"/>
                <w:sz w:val="24"/>
                <w:szCs w:val="24"/>
                <w:lang w:val="en-US"/>
                <w14:textOutline w14:w="0" w14:cap="rnd" w14:cmpd="sng" w14:algn="ctr">
                  <w14:noFill/>
                  <w14:prstDash w14:val="solid"/>
                  <w14:bevel/>
                </w14:textOutline>
              </w:rPr>
              <w:tab/>
            </w:r>
            <w:r w:rsidRPr="00BD6475" w:rsidR="00865FB6">
              <w:rPr>
                <w:rStyle w:val="Hyperlink"/>
                <w:rFonts w:asciiTheme="majorHAnsi" w:hAnsiTheme="majorHAnsi" w:eastAsiaTheme="majorEastAsia" w:cstheme="majorBidi"/>
              </w:rPr>
              <w:t>Assessment</w:t>
            </w:r>
            <w:r w:rsidR="00865FB6">
              <w:rPr>
                <w:webHidden/>
              </w:rPr>
              <w:tab/>
            </w:r>
            <w:r w:rsidR="00865FB6">
              <w:rPr>
                <w:webHidden/>
              </w:rPr>
              <w:fldChar w:fldCharType="begin"/>
            </w:r>
            <w:r w:rsidR="00865FB6">
              <w:rPr>
                <w:webHidden/>
              </w:rPr>
              <w:instrText xml:space="preserve"> PAGEREF _Toc40102025 \h </w:instrText>
            </w:r>
            <w:r w:rsidR="00865FB6">
              <w:rPr>
                <w:webHidden/>
              </w:rPr>
            </w:r>
            <w:r w:rsidR="00865FB6">
              <w:rPr>
                <w:webHidden/>
              </w:rPr>
              <w:fldChar w:fldCharType="separate"/>
            </w:r>
            <w:r w:rsidR="00865FB6">
              <w:rPr>
                <w:webHidden/>
              </w:rPr>
              <w:t>4</w:t>
            </w:r>
            <w:r w:rsidR="00865FB6">
              <w:rPr>
                <w:webHidden/>
              </w:rPr>
              <w:fldChar w:fldCharType="end"/>
            </w:r>
          </w:hyperlink>
        </w:p>
        <w:p w:rsidR="00865FB6" w:rsidRDefault="00D070C2" w14:paraId="06ECDCC2" w14:textId="786DB6B0">
          <w:pPr>
            <w:pStyle w:val="TOC2"/>
            <w:rPr>
              <w:rFonts w:eastAsiaTheme="minorEastAsia"/>
              <w:sz w:val="24"/>
              <w:szCs w:val="24"/>
              <w:lang w:val="en-US"/>
            </w:rPr>
          </w:pPr>
          <w:hyperlink w:history="1" w:anchor="_Toc40102026">
            <w:r w:rsidRPr="00BD6475" w:rsidR="00865FB6">
              <w:rPr>
                <w:rStyle w:val="Hyperlink"/>
                <w:rFonts w:asciiTheme="majorHAnsi" w:hAnsiTheme="majorHAnsi" w:eastAsiaTheme="majorEastAsia" w:cstheme="majorBidi"/>
                <w:b/>
              </w:rPr>
              <w:t>6.1</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Assessment methods, type of evaluation and weight</w:t>
            </w:r>
            <w:r w:rsidR="00865FB6">
              <w:rPr>
                <w:webHidden/>
              </w:rPr>
              <w:tab/>
            </w:r>
            <w:r w:rsidR="00865FB6">
              <w:rPr>
                <w:webHidden/>
              </w:rPr>
              <w:fldChar w:fldCharType="begin"/>
            </w:r>
            <w:r w:rsidR="00865FB6">
              <w:rPr>
                <w:webHidden/>
              </w:rPr>
              <w:instrText xml:space="preserve"> PAGEREF _Toc40102026 \h </w:instrText>
            </w:r>
            <w:r w:rsidR="00865FB6">
              <w:rPr>
                <w:webHidden/>
              </w:rPr>
            </w:r>
            <w:r w:rsidR="00865FB6">
              <w:rPr>
                <w:webHidden/>
              </w:rPr>
              <w:fldChar w:fldCharType="separate"/>
            </w:r>
            <w:r w:rsidR="00865FB6">
              <w:rPr>
                <w:webHidden/>
              </w:rPr>
              <w:t>4</w:t>
            </w:r>
            <w:r w:rsidR="00865FB6">
              <w:rPr>
                <w:webHidden/>
              </w:rPr>
              <w:fldChar w:fldCharType="end"/>
            </w:r>
          </w:hyperlink>
        </w:p>
        <w:p w:rsidR="00865FB6" w:rsidRDefault="00D070C2" w14:paraId="47DDBFAA" w14:textId="5008ABDD">
          <w:pPr>
            <w:pStyle w:val="TOC2"/>
            <w:rPr>
              <w:rFonts w:eastAsiaTheme="minorEastAsia"/>
              <w:sz w:val="24"/>
              <w:szCs w:val="24"/>
              <w:lang w:val="en-US"/>
            </w:rPr>
          </w:pPr>
          <w:hyperlink w:history="1" w:anchor="_Toc40102027">
            <w:r w:rsidRPr="00BD6475" w:rsidR="00865FB6">
              <w:rPr>
                <w:rStyle w:val="Hyperlink"/>
                <w:rFonts w:asciiTheme="majorHAnsi" w:hAnsiTheme="majorHAnsi" w:eastAsiaTheme="majorEastAsia" w:cstheme="majorBidi"/>
                <w:b/>
              </w:rPr>
              <w:t>6.2</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Grading: Minimum grade, Compensation, and Duration of Validity</w:t>
            </w:r>
            <w:r w:rsidR="00865FB6">
              <w:rPr>
                <w:webHidden/>
              </w:rPr>
              <w:tab/>
            </w:r>
            <w:r w:rsidR="00865FB6">
              <w:rPr>
                <w:webHidden/>
              </w:rPr>
              <w:fldChar w:fldCharType="begin"/>
            </w:r>
            <w:r w:rsidR="00865FB6">
              <w:rPr>
                <w:webHidden/>
              </w:rPr>
              <w:instrText xml:space="preserve"> PAGEREF _Toc40102027 \h </w:instrText>
            </w:r>
            <w:r w:rsidR="00865FB6">
              <w:rPr>
                <w:webHidden/>
              </w:rPr>
            </w:r>
            <w:r w:rsidR="00865FB6">
              <w:rPr>
                <w:webHidden/>
              </w:rPr>
              <w:fldChar w:fldCharType="separate"/>
            </w:r>
            <w:r w:rsidR="00865FB6">
              <w:rPr>
                <w:webHidden/>
              </w:rPr>
              <w:t>4</w:t>
            </w:r>
            <w:r w:rsidR="00865FB6">
              <w:rPr>
                <w:webHidden/>
              </w:rPr>
              <w:fldChar w:fldCharType="end"/>
            </w:r>
          </w:hyperlink>
        </w:p>
        <w:p w:rsidR="00865FB6" w:rsidRDefault="00D070C2" w14:paraId="210EB7A6" w14:textId="465AB2CB">
          <w:pPr>
            <w:pStyle w:val="TOC2"/>
            <w:rPr>
              <w:rFonts w:eastAsiaTheme="minorEastAsia"/>
              <w:sz w:val="24"/>
              <w:szCs w:val="24"/>
              <w:lang w:val="en-US"/>
            </w:rPr>
          </w:pPr>
          <w:hyperlink w:history="1" w:anchor="_Toc40102028">
            <w:r w:rsidRPr="00BD6475" w:rsidR="00865FB6">
              <w:rPr>
                <w:rStyle w:val="Hyperlink"/>
                <w:rFonts w:asciiTheme="majorHAnsi" w:hAnsiTheme="majorHAnsi" w:eastAsiaTheme="majorEastAsia" w:cstheme="majorBidi"/>
                <w:b/>
              </w:rPr>
              <w:t>6.3</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Assessment criteria</w:t>
            </w:r>
            <w:r w:rsidR="00865FB6">
              <w:rPr>
                <w:webHidden/>
              </w:rPr>
              <w:tab/>
            </w:r>
            <w:r w:rsidR="00865FB6">
              <w:rPr>
                <w:webHidden/>
              </w:rPr>
              <w:fldChar w:fldCharType="begin"/>
            </w:r>
            <w:r w:rsidR="00865FB6">
              <w:rPr>
                <w:webHidden/>
              </w:rPr>
              <w:instrText xml:space="preserve"> PAGEREF _Toc40102028 \h </w:instrText>
            </w:r>
            <w:r w:rsidR="00865FB6">
              <w:rPr>
                <w:webHidden/>
              </w:rPr>
            </w:r>
            <w:r w:rsidR="00865FB6">
              <w:rPr>
                <w:webHidden/>
              </w:rPr>
              <w:fldChar w:fldCharType="separate"/>
            </w:r>
            <w:r w:rsidR="00865FB6">
              <w:rPr>
                <w:webHidden/>
              </w:rPr>
              <w:t>5</w:t>
            </w:r>
            <w:r w:rsidR="00865FB6">
              <w:rPr>
                <w:webHidden/>
              </w:rPr>
              <w:fldChar w:fldCharType="end"/>
            </w:r>
          </w:hyperlink>
        </w:p>
        <w:p w:rsidR="00865FB6" w:rsidRDefault="00D070C2" w14:paraId="4CA81B71" w14:textId="5E446F84">
          <w:pPr>
            <w:pStyle w:val="TOC2"/>
            <w:rPr>
              <w:rFonts w:eastAsiaTheme="minorEastAsia"/>
              <w:sz w:val="24"/>
              <w:szCs w:val="24"/>
              <w:lang w:val="en-US"/>
            </w:rPr>
          </w:pPr>
          <w:hyperlink w:history="1" w:anchor="_Toc40102029">
            <w:r w:rsidRPr="00BD6475" w:rsidR="00865FB6">
              <w:rPr>
                <w:rStyle w:val="Hyperlink"/>
                <w:rFonts w:asciiTheme="majorHAnsi" w:hAnsiTheme="majorHAnsi" w:eastAsiaTheme="majorEastAsia" w:cstheme="majorBidi"/>
                <w:b/>
              </w:rPr>
              <w:t>6.4</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Requirements for handing in assignments</w:t>
            </w:r>
            <w:r w:rsidR="00865FB6">
              <w:rPr>
                <w:webHidden/>
              </w:rPr>
              <w:tab/>
            </w:r>
            <w:r w:rsidR="00865FB6">
              <w:rPr>
                <w:webHidden/>
              </w:rPr>
              <w:fldChar w:fldCharType="begin"/>
            </w:r>
            <w:r w:rsidR="00865FB6">
              <w:rPr>
                <w:webHidden/>
              </w:rPr>
              <w:instrText xml:space="preserve"> PAGEREF _Toc40102029 \h </w:instrText>
            </w:r>
            <w:r w:rsidR="00865FB6">
              <w:rPr>
                <w:webHidden/>
              </w:rPr>
            </w:r>
            <w:r w:rsidR="00865FB6">
              <w:rPr>
                <w:webHidden/>
              </w:rPr>
              <w:fldChar w:fldCharType="separate"/>
            </w:r>
            <w:r w:rsidR="00865FB6">
              <w:rPr>
                <w:webHidden/>
              </w:rPr>
              <w:t>5</w:t>
            </w:r>
            <w:r w:rsidR="00865FB6">
              <w:rPr>
                <w:webHidden/>
              </w:rPr>
              <w:fldChar w:fldCharType="end"/>
            </w:r>
          </w:hyperlink>
        </w:p>
        <w:p w:rsidR="00865FB6" w:rsidRDefault="00D070C2" w14:paraId="6831AA78" w14:textId="0937D5A3">
          <w:pPr>
            <w:pStyle w:val="TOC2"/>
            <w:rPr>
              <w:rFonts w:eastAsiaTheme="minorEastAsia"/>
              <w:sz w:val="24"/>
              <w:szCs w:val="24"/>
              <w:lang w:val="en-US"/>
            </w:rPr>
          </w:pPr>
          <w:hyperlink w:history="1" w:anchor="_Toc40102030">
            <w:r w:rsidRPr="00BD6475" w:rsidR="00865FB6">
              <w:rPr>
                <w:rStyle w:val="Hyperlink"/>
                <w:rFonts w:asciiTheme="majorHAnsi" w:hAnsiTheme="majorHAnsi" w:eastAsiaTheme="majorEastAsia" w:cstheme="majorBidi"/>
                <w:b/>
              </w:rPr>
              <w:t>6.5</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Grading</w:t>
            </w:r>
            <w:r w:rsidR="00865FB6">
              <w:rPr>
                <w:webHidden/>
              </w:rPr>
              <w:tab/>
            </w:r>
            <w:r w:rsidR="00865FB6">
              <w:rPr>
                <w:webHidden/>
              </w:rPr>
              <w:fldChar w:fldCharType="begin"/>
            </w:r>
            <w:r w:rsidR="00865FB6">
              <w:rPr>
                <w:webHidden/>
              </w:rPr>
              <w:instrText xml:space="preserve"> PAGEREF _Toc40102030 \h </w:instrText>
            </w:r>
            <w:r w:rsidR="00865FB6">
              <w:rPr>
                <w:webHidden/>
              </w:rPr>
            </w:r>
            <w:r w:rsidR="00865FB6">
              <w:rPr>
                <w:webHidden/>
              </w:rPr>
              <w:fldChar w:fldCharType="separate"/>
            </w:r>
            <w:r w:rsidR="00865FB6">
              <w:rPr>
                <w:webHidden/>
              </w:rPr>
              <w:t>5</w:t>
            </w:r>
            <w:r w:rsidR="00865FB6">
              <w:rPr>
                <w:webHidden/>
              </w:rPr>
              <w:fldChar w:fldCharType="end"/>
            </w:r>
          </w:hyperlink>
        </w:p>
        <w:p w:rsidR="00865FB6" w:rsidRDefault="00D070C2" w14:paraId="5465B76D" w14:textId="6704B934">
          <w:pPr>
            <w:pStyle w:val="TOC2"/>
            <w:rPr>
              <w:rFonts w:eastAsiaTheme="minorEastAsia"/>
              <w:sz w:val="24"/>
              <w:szCs w:val="24"/>
              <w:lang w:val="en-US"/>
            </w:rPr>
          </w:pPr>
          <w:hyperlink w:history="1" w:anchor="_Toc40102031">
            <w:r w:rsidRPr="00BD6475" w:rsidR="00865FB6">
              <w:rPr>
                <w:rStyle w:val="Hyperlink"/>
                <w:rFonts w:asciiTheme="majorHAnsi" w:hAnsiTheme="majorHAnsi" w:eastAsiaTheme="majorEastAsia" w:cstheme="majorBidi"/>
                <w:b/>
              </w:rPr>
              <w:t>6.6</w:t>
            </w:r>
            <w:r w:rsidR="00865FB6">
              <w:rPr>
                <w:rFonts w:eastAsiaTheme="minorEastAsia"/>
                <w:sz w:val="24"/>
                <w:szCs w:val="24"/>
                <w:lang w:val="en-US"/>
              </w:rPr>
              <w:tab/>
            </w:r>
            <w:r w:rsidRPr="00BD6475" w:rsidR="00865FB6">
              <w:rPr>
                <w:rStyle w:val="Hyperlink"/>
                <w:rFonts w:asciiTheme="majorHAnsi" w:hAnsiTheme="majorHAnsi" w:eastAsiaTheme="majorEastAsia" w:cstheme="majorBidi"/>
                <w:b/>
              </w:rPr>
              <w:t>Resit</w:t>
            </w:r>
            <w:r w:rsidR="00865FB6">
              <w:rPr>
                <w:webHidden/>
              </w:rPr>
              <w:tab/>
            </w:r>
            <w:r w:rsidR="00865FB6">
              <w:rPr>
                <w:webHidden/>
              </w:rPr>
              <w:fldChar w:fldCharType="begin"/>
            </w:r>
            <w:r w:rsidR="00865FB6">
              <w:rPr>
                <w:webHidden/>
              </w:rPr>
              <w:instrText xml:space="preserve"> PAGEREF _Toc40102031 \h </w:instrText>
            </w:r>
            <w:r w:rsidR="00865FB6">
              <w:rPr>
                <w:webHidden/>
              </w:rPr>
            </w:r>
            <w:r w:rsidR="00865FB6">
              <w:rPr>
                <w:webHidden/>
              </w:rPr>
              <w:fldChar w:fldCharType="separate"/>
            </w:r>
            <w:r w:rsidR="00865FB6">
              <w:rPr>
                <w:webHidden/>
              </w:rPr>
              <w:t>6</w:t>
            </w:r>
            <w:r w:rsidR="00865FB6">
              <w:rPr>
                <w:webHidden/>
              </w:rPr>
              <w:fldChar w:fldCharType="end"/>
            </w:r>
          </w:hyperlink>
        </w:p>
        <w:p w:rsidRPr="00F60008" w:rsidR="00D8262A" w:rsidP="00D8262A" w:rsidRDefault="00D8262A" w14:paraId="32E986B1" w14:textId="3D13BABE">
          <w:r w:rsidRPr="00F60008">
            <w:rPr>
              <w:b/>
              <w:bCs/>
              <w:noProof/>
            </w:rPr>
            <w:fldChar w:fldCharType="end"/>
          </w:r>
        </w:p>
      </w:sdtContent>
    </w:sdt>
    <w:p w:rsidRPr="00F60008" w:rsidR="00D8262A" w:rsidP="00D8262A" w:rsidRDefault="00D8262A" w14:paraId="43E113C2" w14:textId="77777777">
      <w:pPr>
        <w:spacing w:after="200" w:line="276" w:lineRule="auto"/>
      </w:pPr>
      <w:r w:rsidRPr="00F60008">
        <w:br w:type="page"/>
      </w:r>
    </w:p>
    <w:p w:rsidRPr="00F60008" w:rsidR="00D8262A" w:rsidP="00D8262A" w:rsidRDefault="00D8262A" w14:paraId="2CBFE30D" w14:textId="77777777">
      <w:pPr>
        <w:keepNext/>
        <w:keepLines/>
        <w:numPr>
          <w:ilvl w:val="0"/>
          <w:numId w:val="12"/>
        </w:numPr>
        <w:spacing w:after="480" w:line="380" w:lineRule="atLeast"/>
        <w:outlineLvl w:val="0"/>
        <w:rPr>
          <w:rFonts w:asciiTheme="majorHAnsi" w:hAnsiTheme="majorHAnsi" w:eastAsiaTheme="majorEastAsia" w:cstheme="majorBidi"/>
          <w:color w:val="ED7623" w:themeColor="text2"/>
          <w:sz w:val="38"/>
          <w:szCs w:val="32"/>
        </w:rPr>
      </w:pPr>
      <w:bookmarkStart w:name="_Toc40102014" w:id="2"/>
      <w:r w:rsidRPr="00F60008">
        <w:rPr>
          <w:rFonts w:asciiTheme="majorHAnsi" w:hAnsiTheme="majorHAnsi" w:eastAsiaTheme="majorEastAsia" w:cstheme="majorBidi"/>
          <w:color w:val="ED7623" w:themeColor="text2"/>
          <w:sz w:val="38"/>
          <w:szCs w:val="32"/>
        </w:rPr>
        <w:lastRenderedPageBreak/>
        <w:t>General information</w:t>
      </w:r>
      <w:bookmarkEnd w:id="2"/>
    </w:p>
    <w:p w:rsidRPr="00F60008" w:rsidR="00D8262A" w:rsidP="00D8262A" w:rsidRDefault="00D8262A" w14:paraId="587640F0" w14:textId="46AF9BEA">
      <w:pPr>
        <w:spacing w:line="276" w:lineRule="auto"/>
        <w:ind w:left="2268" w:hanging="2268"/>
        <w:rPr>
          <w:rFonts w:cstheme="minorHAnsi"/>
          <w:szCs w:val="20"/>
          <w:lang w:val="en-US"/>
        </w:rPr>
      </w:pPr>
      <w:r w:rsidRPr="00F60008">
        <w:rPr>
          <w:rFonts w:cstheme="minorHAnsi"/>
          <w:szCs w:val="20"/>
          <w:lang w:val="en-US"/>
        </w:rPr>
        <w:t>Module name:</w:t>
      </w:r>
      <w:r w:rsidRPr="00F60008">
        <w:rPr>
          <w:rFonts w:cstheme="minorHAnsi"/>
          <w:szCs w:val="20"/>
          <w:lang w:val="en-US"/>
        </w:rPr>
        <w:tab/>
      </w:r>
      <w:r w:rsidR="005D0B6A">
        <w:rPr>
          <w:rFonts w:cstheme="minorHAnsi"/>
          <w:color w:val="A6A6A6" w:themeColor="background1" w:themeShade="A6"/>
          <w:szCs w:val="20"/>
          <w:lang w:val="en-US"/>
        </w:rPr>
        <w:t>Introduction to Data Science</w:t>
      </w:r>
      <w:r w:rsidRPr="00F60008">
        <w:rPr>
          <w:rFonts w:cstheme="minorHAnsi"/>
          <w:szCs w:val="20"/>
          <w:lang w:val="en-US"/>
        </w:rPr>
        <w:tab/>
      </w:r>
    </w:p>
    <w:p w:rsidRPr="00F60008" w:rsidR="00D8262A" w:rsidP="00D8262A" w:rsidRDefault="00D8262A" w14:paraId="4BA62183" w14:textId="53CCFBFB">
      <w:pPr>
        <w:spacing w:line="276" w:lineRule="auto"/>
        <w:ind w:left="2268" w:hanging="2268"/>
        <w:rPr>
          <w:rFonts w:cstheme="minorHAnsi"/>
          <w:szCs w:val="20"/>
          <w:lang w:val="en-US"/>
        </w:rPr>
      </w:pPr>
      <w:r w:rsidRPr="00F60008">
        <w:rPr>
          <w:rFonts w:cstheme="minorHAnsi"/>
          <w:szCs w:val="20"/>
          <w:lang w:val="en-US"/>
        </w:rPr>
        <w:t xml:space="preserve">Module code: </w:t>
      </w:r>
      <w:r w:rsidRPr="00F60008">
        <w:rPr>
          <w:rFonts w:cstheme="minorHAnsi"/>
          <w:szCs w:val="20"/>
          <w:lang w:val="en-US"/>
        </w:rPr>
        <w:tab/>
      </w:r>
      <w:r w:rsidR="005D0B6A">
        <w:rPr>
          <w:rFonts w:cstheme="minorHAnsi"/>
          <w:color w:val="A6A6A6"/>
          <w:szCs w:val="20"/>
          <w:lang w:val="en-US"/>
        </w:rPr>
        <w:t>DS1</w:t>
      </w:r>
    </w:p>
    <w:p w:rsidRPr="00F60008" w:rsidR="00D8262A" w:rsidP="00D8262A" w:rsidRDefault="00D8262A" w14:paraId="3F606EC3" w14:textId="4D9597D3">
      <w:pPr>
        <w:spacing w:line="276" w:lineRule="auto"/>
        <w:ind w:left="2268" w:hanging="2268"/>
        <w:rPr>
          <w:rFonts w:cstheme="minorHAnsi"/>
          <w:color w:val="999999"/>
          <w:szCs w:val="20"/>
          <w:lang w:val="en-US"/>
        </w:rPr>
      </w:pPr>
      <w:r w:rsidRPr="00F60008">
        <w:rPr>
          <w:rFonts w:cstheme="minorHAnsi"/>
          <w:szCs w:val="20"/>
          <w:lang w:val="en-US"/>
        </w:rPr>
        <w:t xml:space="preserve">Semester: </w:t>
      </w:r>
      <w:r w:rsidRPr="00F60008">
        <w:rPr>
          <w:rFonts w:cstheme="minorHAnsi"/>
          <w:szCs w:val="20"/>
          <w:lang w:val="en-US"/>
        </w:rPr>
        <w:tab/>
      </w:r>
      <w:r w:rsidR="00F1362D">
        <w:rPr>
          <w:rFonts w:cstheme="minorHAnsi"/>
          <w:color w:val="999999"/>
          <w:szCs w:val="20"/>
          <w:lang w:val="en-US"/>
        </w:rPr>
        <w:t>Block A</w:t>
      </w:r>
    </w:p>
    <w:p w:rsidRPr="00F60008" w:rsidR="00D8262A" w:rsidP="00D8262A" w:rsidRDefault="00D8262A" w14:paraId="71861650" w14:textId="77777777">
      <w:pPr>
        <w:spacing w:line="276" w:lineRule="auto"/>
        <w:ind w:left="2268" w:hanging="2268"/>
        <w:rPr>
          <w:rFonts w:cstheme="minorHAnsi"/>
          <w:szCs w:val="20"/>
          <w:lang w:val="en-US"/>
        </w:rPr>
      </w:pPr>
    </w:p>
    <w:p w:rsidRPr="00F60008" w:rsidR="00D8262A" w:rsidP="25C6A51E" w:rsidRDefault="00D8262A" w14:paraId="4012F559" w14:textId="6C0286EA">
      <w:pPr>
        <w:spacing w:line="276" w:lineRule="auto"/>
        <w:ind w:left="2268" w:hanging="2268"/>
        <w:rPr>
          <w:rFonts w:cs="Open Sans" w:cstheme="minorAscii"/>
          <w:highlight w:val="yellow"/>
          <w:lang w:val="en-US"/>
        </w:rPr>
      </w:pPr>
      <w:r w:rsidRPr="22FA9F3A" w:rsidR="00D8262A">
        <w:rPr>
          <w:rFonts w:cs="Open Sans" w:cstheme="minorAscii"/>
          <w:lang w:val="en-US"/>
        </w:rPr>
        <w:t xml:space="preserve">Number of ECTS credits: </w:t>
      </w:r>
      <w:r>
        <w:tab/>
      </w:r>
      <w:r w:rsidRPr="22FA9F3A" w:rsidR="005D0B6A">
        <w:rPr>
          <w:rFonts w:cs="Open Sans" w:cstheme="minorAscii"/>
          <w:highlight w:val="yellow"/>
          <w:lang w:val="en-US"/>
        </w:rPr>
        <w:t xml:space="preserve">3 </w:t>
      </w:r>
      <w:r w:rsidRPr="22FA9F3A" w:rsidR="00D8262A">
        <w:rPr>
          <w:rFonts w:cs="Open Sans" w:cstheme="minorAscii"/>
          <w:highlight w:val="yellow"/>
          <w:lang w:val="en-US"/>
        </w:rPr>
        <w:t xml:space="preserve">ECTS credits (or </w:t>
      </w:r>
      <w:r w:rsidRPr="22FA9F3A" w:rsidR="005D0B6A">
        <w:rPr>
          <w:rFonts w:cs="Open Sans" w:cstheme="minorAscii"/>
          <w:highlight w:val="yellow"/>
          <w:lang w:val="en-US"/>
        </w:rPr>
        <w:t>84</w:t>
      </w:r>
      <w:r w:rsidRPr="22FA9F3A" w:rsidR="00D8262A">
        <w:rPr>
          <w:rFonts w:cs="Open Sans" w:cstheme="minorAscii"/>
          <w:highlight w:val="yellow"/>
          <w:lang w:val="en-US"/>
        </w:rPr>
        <w:t xml:space="preserve"> </w:t>
      </w:r>
      <w:commentRangeStart w:id="24870184"/>
      <w:commentRangeStart w:id="798847722"/>
      <w:r w:rsidRPr="22FA9F3A" w:rsidR="00D8262A">
        <w:rPr>
          <w:rFonts w:cs="Open Sans" w:cstheme="minorAscii"/>
          <w:highlight w:val="yellow"/>
          <w:lang w:val="en-US"/>
        </w:rPr>
        <w:t>hours</w:t>
      </w:r>
      <w:commentRangeEnd w:id="24870184"/>
      <w:r>
        <w:rPr>
          <w:rStyle w:val="CommentReference"/>
        </w:rPr>
        <w:commentReference w:id="24870184"/>
      </w:r>
      <w:commentRangeEnd w:id="798847722"/>
      <w:r>
        <w:rPr>
          <w:rStyle w:val="CommentReference"/>
        </w:rPr>
        <w:commentReference w:id="798847722"/>
      </w:r>
      <w:r w:rsidRPr="22FA9F3A" w:rsidR="00D8262A">
        <w:rPr>
          <w:rFonts w:cs="Open Sans" w:cstheme="minorAscii"/>
          <w:highlight w:val="yellow"/>
          <w:lang w:val="en-US"/>
        </w:rPr>
        <w:t>)</w:t>
      </w:r>
    </w:p>
    <w:p w:rsidRPr="00F60008" w:rsidR="00D8262A" w:rsidP="00D8262A" w:rsidRDefault="00D8262A" w14:paraId="325B1B98" w14:textId="77777777">
      <w:pPr>
        <w:spacing w:line="276" w:lineRule="auto"/>
        <w:ind w:left="2268" w:hanging="2268"/>
        <w:rPr>
          <w:rFonts w:cstheme="minorHAnsi"/>
          <w:szCs w:val="20"/>
          <w:lang w:val="en-US"/>
        </w:rPr>
      </w:pPr>
    </w:p>
    <w:p w:rsidRPr="00F60008" w:rsidR="00D8262A" w:rsidP="00D8262A" w:rsidRDefault="00D8262A" w14:paraId="6C3E5BE6" w14:textId="41176217">
      <w:pPr>
        <w:spacing w:line="276" w:lineRule="auto"/>
        <w:ind w:left="2268" w:hanging="2268"/>
        <w:rPr>
          <w:rFonts w:cstheme="minorHAnsi"/>
          <w:color w:val="999999"/>
          <w:szCs w:val="20"/>
          <w:lang w:val="en-US"/>
        </w:rPr>
      </w:pPr>
      <w:r w:rsidRPr="00F60008">
        <w:rPr>
          <w:rFonts w:cstheme="minorHAnsi"/>
          <w:szCs w:val="20"/>
          <w:lang w:val="en-US"/>
        </w:rPr>
        <w:t xml:space="preserve">Year: </w:t>
      </w:r>
      <w:r w:rsidRPr="00F60008">
        <w:rPr>
          <w:rFonts w:cstheme="minorHAnsi"/>
          <w:szCs w:val="20"/>
          <w:lang w:val="en-US"/>
        </w:rPr>
        <w:tab/>
      </w:r>
      <w:r w:rsidR="005D0B6A">
        <w:rPr>
          <w:rFonts w:cstheme="minorHAnsi"/>
          <w:color w:val="999999"/>
          <w:szCs w:val="20"/>
          <w:lang w:val="en-US"/>
        </w:rPr>
        <w:t>1</w:t>
      </w:r>
    </w:p>
    <w:p w:rsidRPr="00F60008" w:rsidR="00D8262A" w:rsidP="00D8262A" w:rsidRDefault="00D8262A" w14:paraId="2F5883E9" w14:textId="77777777">
      <w:pPr>
        <w:spacing w:line="276" w:lineRule="auto"/>
        <w:ind w:left="2268" w:hanging="2268"/>
        <w:rPr>
          <w:rFonts w:cstheme="minorHAnsi"/>
          <w:szCs w:val="20"/>
          <w:lang w:val="en-US"/>
        </w:rPr>
      </w:pPr>
    </w:p>
    <w:p w:rsidRPr="00865FB6" w:rsidR="00D8262A" w:rsidP="68938CE1" w:rsidRDefault="00D8262A" w14:paraId="71C95723" w14:textId="28CDB15E">
      <w:pPr>
        <w:spacing w:line="276" w:lineRule="auto"/>
        <w:ind w:left="2268" w:hanging="2268"/>
        <w:rPr>
          <w:rFonts w:cs="Open Sans" w:cstheme="minorAscii"/>
          <w:color w:val="999999"/>
          <w:lang w:val="en-US"/>
        </w:rPr>
      </w:pPr>
      <w:r w:rsidRPr="68938CE1" w:rsidR="00D8262A">
        <w:rPr>
          <w:rFonts w:cs="Open Sans" w:cstheme="minorAscii"/>
          <w:lang w:val="en-US"/>
        </w:rPr>
        <w:t xml:space="preserve">Lecturer(s): </w:t>
      </w:r>
      <w:r>
        <w:tab/>
      </w:r>
      <w:r w:rsidRPr="68938CE1" w:rsidR="72595B66">
        <w:rPr>
          <w:rFonts w:cs="Open Sans" w:cstheme="minorAscii"/>
          <w:color w:val="999999"/>
          <w:lang w:val="en-US"/>
        </w:rPr>
        <w:t xml:space="preserve">Bram </w:t>
      </w:r>
      <w:proofErr w:type="spellStart"/>
      <w:r w:rsidRPr="68938CE1" w:rsidR="72595B66">
        <w:rPr>
          <w:rFonts w:cs="Open Sans" w:cstheme="minorAscii"/>
          <w:color w:val="999999"/>
          <w:lang w:val="en-US"/>
        </w:rPr>
        <w:t>Heijligers</w:t>
      </w:r>
      <w:proofErr w:type="spellEnd"/>
      <w:r w:rsidRPr="68938CE1" w:rsidR="005D0B6A">
        <w:rPr>
          <w:rFonts w:cs="Open Sans" w:cstheme="minorAscii"/>
          <w:color w:val="999999"/>
          <w:lang w:val="en-US"/>
        </w:rPr>
        <w:t xml:space="preserve">; </w:t>
      </w:r>
      <w:r w:rsidRPr="68938CE1" w:rsidR="6A60673A">
        <w:rPr>
          <w:rFonts w:cs="Open Sans" w:cstheme="minorAscii"/>
          <w:color w:val="999999"/>
          <w:lang w:val="en-US"/>
        </w:rPr>
        <w:t>Nitin Bhushan</w:t>
      </w:r>
    </w:p>
    <w:p w:rsidRPr="00865FB6" w:rsidR="00D8262A" w:rsidP="00D8262A" w:rsidRDefault="00D8262A" w14:paraId="5420BD38" w14:textId="77777777">
      <w:pPr>
        <w:spacing w:line="276" w:lineRule="auto"/>
        <w:ind w:left="2268" w:hanging="2268"/>
        <w:rPr>
          <w:rFonts w:cstheme="minorHAnsi"/>
          <w:color w:val="999999"/>
          <w:szCs w:val="20"/>
          <w:lang w:val="en-US"/>
        </w:rPr>
      </w:pPr>
    </w:p>
    <w:p w:rsidRPr="00F60008" w:rsidR="00D8262A" w:rsidP="68938CE1" w:rsidRDefault="00D8262A" w14:paraId="567EB943" w14:textId="2BA5F7B2">
      <w:pPr>
        <w:spacing w:line="276" w:lineRule="auto"/>
        <w:ind w:left="2268" w:hanging="2268"/>
        <w:rPr>
          <w:rFonts w:cs="Open Sans" w:cstheme="minorAscii"/>
          <w:color w:val="999999"/>
          <w:lang w:val="en-US"/>
        </w:rPr>
      </w:pPr>
      <w:r w:rsidRPr="68938CE1" w:rsidR="00D8262A">
        <w:rPr>
          <w:rFonts w:cs="Open Sans" w:cstheme="minorAscii"/>
          <w:lang w:val="en-US"/>
        </w:rPr>
        <w:t xml:space="preserve">Contact details: </w:t>
      </w:r>
      <w:r>
        <w:tab/>
      </w:r>
      <w:hyperlink r:id="Rd75b7eab7bd44e75">
        <w:r w:rsidRPr="68938CE1" w:rsidR="1306E8CE">
          <w:rPr>
            <w:rStyle w:val="Hyperlink"/>
            <w:rFonts w:cs="Open Sans" w:cstheme="minorAscii"/>
            <w:lang w:val="en-US"/>
          </w:rPr>
          <w:t>heijligers.b@buas.nl</w:t>
        </w:r>
      </w:hyperlink>
      <w:r w:rsidRPr="68938CE1" w:rsidR="1306E8CE">
        <w:rPr>
          <w:rFonts w:cs="Open Sans" w:cstheme="minorAscii"/>
          <w:lang w:val="en-US"/>
        </w:rPr>
        <w:t xml:space="preserve">; </w:t>
      </w:r>
      <w:hyperlink r:id="R7b6fef97dacb4a66">
        <w:r w:rsidRPr="68938CE1" w:rsidR="1306E8CE">
          <w:rPr>
            <w:rStyle w:val="Hyperlink"/>
            <w:rFonts w:cs="Open Sans" w:cstheme="minorAscii"/>
            <w:lang w:val="en-US"/>
          </w:rPr>
          <w:t>bhushan.n@buas.nl</w:t>
        </w:r>
      </w:hyperlink>
      <w:r w:rsidRPr="68938CE1" w:rsidR="1306E8CE">
        <w:rPr>
          <w:rFonts w:cs="Open Sans" w:cstheme="minorAscii"/>
          <w:lang w:val="en-US"/>
        </w:rPr>
        <w:t xml:space="preserve"> </w:t>
      </w:r>
    </w:p>
    <w:p w:rsidRPr="00F60008" w:rsidR="00D8262A" w:rsidP="00D8262A" w:rsidRDefault="00D8262A" w14:paraId="56961788" w14:textId="77777777">
      <w:pPr>
        <w:spacing w:line="276" w:lineRule="auto"/>
        <w:rPr>
          <w:rFonts w:ascii="Calibri" w:hAnsi="Calibri" w:cs="Calibri"/>
          <w:color w:val="999999"/>
          <w:szCs w:val="18"/>
          <w:lang w:val="en-US"/>
        </w:rPr>
      </w:pPr>
    </w:p>
    <w:p w:rsidRPr="00F60008" w:rsidR="00D8262A" w:rsidP="00D8262A" w:rsidRDefault="00D8262A" w14:paraId="57118E3A" w14:textId="77777777">
      <w:pPr>
        <w:spacing w:line="276" w:lineRule="auto"/>
        <w:rPr>
          <w:rFonts w:ascii="Calibri" w:hAnsi="Calibri" w:cs="Calibri"/>
          <w:color w:val="999999"/>
          <w:szCs w:val="18"/>
          <w:lang w:val="en-US"/>
        </w:rPr>
      </w:pPr>
    </w:p>
    <w:p w:rsidRPr="00F60008" w:rsidR="00D8262A" w:rsidP="00D8262A" w:rsidRDefault="00D8262A" w14:paraId="578A2E65" w14:textId="77777777">
      <w:pPr>
        <w:spacing w:line="276" w:lineRule="auto"/>
        <w:rPr>
          <w:rFonts w:ascii="Calibri" w:hAnsi="Calibri" w:cs="Calibri"/>
          <w:color w:val="999999"/>
          <w:szCs w:val="18"/>
          <w:lang w:val="en-US"/>
        </w:rPr>
      </w:pPr>
    </w:p>
    <w:p w:rsidRPr="00F60008" w:rsidR="00D8262A" w:rsidP="00D8262A" w:rsidRDefault="00D8262A" w14:paraId="6B22C509" w14:textId="77777777">
      <w:pPr>
        <w:keepNext/>
        <w:keepLines/>
        <w:numPr>
          <w:ilvl w:val="0"/>
          <w:numId w:val="12"/>
        </w:numPr>
        <w:spacing w:after="480" w:line="380" w:lineRule="atLeast"/>
        <w:outlineLvl w:val="0"/>
        <w:rPr>
          <w:rFonts w:asciiTheme="majorHAnsi" w:hAnsiTheme="majorHAnsi" w:eastAsiaTheme="majorEastAsia" w:cstheme="majorBidi"/>
          <w:color w:val="ED7623" w:themeColor="text2"/>
          <w:sz w:val="38"/>
          <w:szCs w:val="32"/>
        </w:rPr>
      </w:pPr>
      <w:bookmarkStart w:name="_Toc40102015" w:id="3"/>
      <w:r w:rsidRPr="00F60008">
        <w:rPr>
          <w:rFonts w:asciiTheme="majorHAnsi" w:hAnsiTheme="majorHAnsi" w:eastAsiaTheme="majorEastAsia" w:cstheme="majorBidi"/>
          <w:color w:val="ED7623" w:themeColor="text2"/>
          <w:sz w:val="38"/>
          <w:szCs w:val="32"/>
        </w:rPr>
        <w:t>Content of the module</w:t>
      </w:r>
      <w:bookmarkEnd w:id="3"/>
    </w:p>
    <w:p w:rsidRPr="00F60008" w:rsidR="00D8262A" w:rsidP="68938CE1" w:rsidRDefault="00D8262A" w14:paraId="2FEDDD23" w14:textId="77777777" w14:noSpellErr="1">
      <w:pPr>
        <w:keepNext/>
        <w:keepLines/>
        <w:numPr>
          <w:ilvl w:val="1"/>
          <w:numId w:val="12"/>
        </w:numPr>
        <w:spacing w:before="40"/>
        <w:outlineLvl w:val="1"/>
        <w:rPr>
          <w:rFonts w:ascii="Open Sans" w:hAnsi="Open Sans" w:eastAsia="" w:cs="" w:asciiTheme="majorAscii" w:hAnsiTheme="majorAscii" w:eastAsiaTheme="majorEastAsia" w:cstheme="majorBidi"/>
          <w:b w:val="1"/>
          <w:bCs w:val="1"/>
          <w:color w:val="3CB4E5" w:themeColor="accent1"/>
          <w:sz w:val="20"/>
          <w:szCs w:val="20"/>
        </w:rPr>
      </w:pPr>
      <w:bookmarkStart w:name="_Toc40102016" w:id="4"/>
      <w:r w:rsidRPr="68938CE1" w:rsidR="00D8262A">
        <w:rPr>
          <w:rFonts w:ascii="Open Sans" w:hAnsi="Open Sans" w:eastAsia="" w:cs="" w:asciiTheme="majorAscii" w:hAnsiTheme="majorAscii" w:eastAsiaTheme="majorEastAsia" w:cstheme="majorBidi"/>
          <w:b w:val="1"/>
          <w:bCs w:val="1"/>
          <w:color w:val="3CB4E5" w:themeColor="accent1" w:themeTint="FF" w:themeShade="FF"/>
          <w:sz w:val="20"/>
          <w:szCs w:val="20"/>
        </w:rPr>
        <w:t>Module description</w:t>
      </w:r>
      <w:bookmarkEnd w:id="4"/>
    </w:p>
    <w:p w:rsidR="68938CE1" w:rsidP="68938CE1" w:rsidRDefault="68938CE1" w14:paraId="13ED9463" w14:textId="48B0F7D2">
      <w:pPr>
        <w:pStyle w:val="Normal"/>
        <w:spacing w:before="40"/>
        <w:ind w:left="0"/>
        <w:outlineLvl w:val="1"/>
        <w:rPr>
          <w:rFonts w:ascii="Open Sans" w:hAnsi="Open Sans" w:eastAsia="" w:cs="" w:asciiTheme="majorAscii" w:hAnsiTheme="majorAscii" w:eastAsiaTheme="majorEastAsia" w:cstheme="majorBidi"/>
          <w:b w:val="1"/>
          <w:bCs w:val="1"/>
          <w:color w:val="3CB4E5" w:themeColor="accent1" w:themeTint="FF" w:themeShade="FF"/>
          <w:sz w:val="18"/>
          <w:szCs w:val="18"/>
        </w:rPr>
      </w:pPr>
    </w:p>
    <w:p w:rsidRPr="00F60008" w:rsidR="00D8262A" w:rsidP="68938CE1" w:rsidRDefault="00D8262A" w14:paraId="45FDFB01" w14:textId="5D0226A0">
      <w:pPr>
        <w:pStyle w:val="Normal"/>
        <w:spacing w:line="276" w:lineRule="auto"/>
        <w:ind w:left="708"/>
        <w:rPr>
          <w:rFonts w:cs="Open Sans" w:cstheme="minorAscii"/>
          <w:lang w:val="en-US"/>
        </w:rPr>
      </w:pPr>
      <w:r w:rsidRPr="68938CE1" w:rsidR="00ED5919">
        <w:rPr>
          <w:rFonts w:cs="Open Sans" w:cstheme="minorAscii"/>
          <w:lang w:val="en-US"/>
        </w:rPr>
        <w:t xml:space="preserve">This module introduces students to the fundamental concepts and techniques for extracting useful knowledge from data. These concepts are of three types. </w:t>
      </w:r>
      <w:r w:rsidRPr="68938CE1" w:rsidR="5FB3E7E1">
        <w:rPr>
          <w:rFonts w:cs="Open Sans" w:cstheme="minorAscii"/>
          <w:lang w:val="en-US"/>
        </w:rPr>
        <w:t>First</w:t>
      </w:r>
      <w:r w:rsidRPr="68938CE1" w:rsidR="00862794">
        <w:rPr>
          <w:rFonts w:cs="Open Sans" w:cstheme="minorAscii"/>
          <w:lang w:val="en-US"/>
        </w:rPr>
        <w:t xml:space="preserve">, it will discuss data-analytic thinking, and </w:t>
      </w:r>
      <w:r w:rsidRPr="68938CE1" w:rsidR="53138AC4">
        <w:rPr>
          <w:rFonts w:cs="Open Sans" w:cstheme="minorAscii"/>
          <w:lang w:val="en-US"/>
        </w:rPr>
        <w:t>introduce data science standards that are commonly used in the industry</w:t>
      </w:r>
      <w:r w:rsidRPr="68938CE1" w:rsidR="00862794">
        <w:rPr>
          <w:rFonts w:cs="Open Sans" w:cstheme="minorAscii"/>
          <w:lang w:val="en-US"/>
        </w:rPr>
        <w:t>.</w:t>
      </w:r>
      <w:r w:rsidRPr="68938CE1" w:rsidR="2D5FD43E">
        <w:rPr>
          <w:rFonts w:cs="Open Sans" w:cstheme="minorAscii"/>
          <w:lang w:val="en-US"/>
        </w:rPr>
        <w:t xml:space="preserve"> Second, the module introduces students to concepts in statistics and probability theory that form a basis for modern data science.</w:t>
      </w:r>
      <w:r w:rsidRPr="68938CE1" w:rsidR="00862794">
        <w:rPr>
          <w:rFonts w:cs="Open Sans" w:cstheme="minorAscii"/>
          <w:lang w:val="en-US"/>
        </w:rPr>
        <w:t xml:space="preserve"> Lastly, the module will zoom in on </w:t>
      </w:r>
      <w:r w:rsidRPr="68938CE1" w:rsidR="6E966E60">
        <w:rPr>
          <w:rFonts w:cs="Open Sans" w:cstheme="minorAscii"/>
          <w:lang w:val="en-US"/>
        </w:rPr>
        <w:t xml:space="preserve">reporting data analysis and </w:t>
      </w:r>
      <w:r w:rsidRPr="68938CE1" w:rsidR="6E966E60">
        <w:rPr>
          <w:rFonts w:cs="Open Sans" w:cstheme="minorAscii"/>
          <w:lang w:val="en-US"/>
        </w:rPr>
        <w:t>visualization</w:t>
      </w:r>
      <w:r w:rsidRPr="68938CE1" w:rsidR="00862794">
        <w:rPr>
          <w:rFonts w:cs="Open Sans" w:cstheme="minorAscii"/>
          <w:lang w:val="en-US"/>
        </w:rPr>
        <w:t xml:space="preserve">. </w:t>
      </w:r>
    </w:p>
    <w:p w:rsidR="68938CE1" w:rsidP="68938CE1" w:rsidRDefault="68938CE1" w14:paraId="4A897337" w14:textId="12F25EF1">
      <w:pPr>
        <w:pStyle w:val="Normal"/>
        <w:spacing w:line="276" w:lineRule="auto"/>
        <w:rPr>
          <w:rFonts w:cs="Open Sans" w:cstheme="minorAscii"/>
          <w:sz w:val="18"/>
          <w:szCs w:val="18"/>
          <w:lang w:val="en-US"/>
        </w:rPr>
      </w:pPr>
    </w:p>
    <w:p w:rsidRPr="00F60008" w:rsidR="00D8262A" w:rsidP="68938CE1" w:rsidRDefault="00D8262A" w14:paraId="3B93350C" w14:textId="130A36A9" w14:noSpellErr="1">
      <w:pPr>
        <w:keepNext/>
        <w:keepLines/>
        <w:numPr>
          <w:ilvl w:val="1"/>
          <w:numId w:val="12"/>
        </w:numPr>
        <w:spacing w:before="40"/>
        <w:outlineLvl w:val="1"/>
        <w:rPr>
          <w:rFonts w:ascii="Open Sans" w:hAnsi="Open Sans" w:eastAsia="" w:cs="" w:asciiTheme="majorAscii" w:hAnsiTheme="majorAscii" w:eastAsiaTheme="majorEastAsia" w:cstheme="majorBidi"/>
          <w:b w:val="1"/>
          <w:bCs w:val="1"/>
          <w:color w:val="3CB4E5" w:themeColor="accent1"/>
          <w:sz w:val="20"/>
          <w:szCs w:val="20"/>
        </w:rPr>
      </w:pPr>
      <w:bookmarkStart w:name="_Toc40102017" w:id="5"/>
      <w:r w:rsidRPr="68938CE1" w:rsidR="00D8262A">
        <w:rPr>
          <w:rFonts w:ascii="Open Sans" w:hAnsi="Open Sans" w:eastAsia="" w:cs="" w:asciiTheme="majorAscii" w:hAnsiTheme="majorAscii" w:eastAsiaTheme="majorEastAsia" w:cstheme="majorBidi"/>
          <w:b w:val="1"/>
          <w:bCs w:val="1"/>
          <w:color w:val="3CB4E5" w:themeColor="accent1" w:themeTint="FF" w:themeShade="FF"/>
          <w:sz w:val="20"/>
          <w:szCs w:val="20"/>
        </w:rPr>
        <w:t xml:space="preserve">Relation </w:t>
      </w:r>
      <w:r w:rsidRPr="68938CE1" w:rsidR="00060E3E">
        <w:rPr>
          <w:rFonts w:ascii="Open Sans" w:hAnsi="Open Sans" w:eastAsia="" w:cs="" w:asciiTheme="majorAscii" w:hAnsiTheme="majorAscii" w:eastAsiaTheme="majorEastAsia" w:cstheme="majorBidi"/>
          <w:b w:val="1"/>
          <w:bCs w:val="1"/>
          <w:color w:val="3CB4E5" w:themeColor="accent1" w:themeTint="FF" w:themeShade="FF"/>
          <w:sz w:val="20"/>
          <w:szCs w:val="20"/>
        </w:rPr>
        <w:t xml:space="preserve">B AAI&amp;DM </w:t>
      </w:r>
      <w:r w:rsidRPr="68938CE1" w:rsidR="00D8262A">
        <w:rPr>
          <w:rFonts w:ascii="Open Sans" w:hAnsi="Open Sans" w:eastAsia="" w:cs="" w:asciiTheme="majorAscii" w:hAnsiTheme="majorAscii" w:eastAsiaTheme="majorEastAsia" w:cstheme="majorBidi"/>
          <w:b w:val="1"/>
          <w:bCs w:val="1"/>
          <w:color w:val="3CB4E5" w:themeColor="accent1" w:themeTint="FF" w:themeShade="FF"/>
          <w:sz w:val="20"/>
          <w:szCs w:val="20"/>
        </w:rPr>
        <w:t>Competency Profile</w:t>
      </w:r>
      <w:bookmarkEnd w:id="5"/>
    </w:p>
    <w:p w:rsidR="68938CE1" w:rsidP="68938CE1" w:rsidRDefault="68938CE1" w14:paraId="2B821B71" w14:textId="364D5DB8">
      <w:pPr>
        <w:pStyle w:val="Normal"/>
        <w:spacing w:before="40"/>
        <w:ind w:left="0"/>
        <w:outlineLvl w:val="1"/>
        <w:rPr>
          <w:rFonts w:ascii="Open Sans" w:hAnsi="Open Sans" w:eastAsia="" w:cs="" w:asciiTheme="majorAscii" w:hAnsiTheme="majorAscii" w:eastAsiaTheme="majorEastAsia" w:cstheme="majorBidi"/>
          <w:b w:val="1"/>
          <w:bCs w:val="1"/>
          <w:color w:val="3CB4E5" w:themeColor="accent1" w:themeTint="FF" w:themeShade="FF"/>
          <w:sz w:val="18"/>
          <w:szCs w:val="18"/>
        </w:rPr>
      </w:pPr>
    </w:p>
    <w:p w:rsidR="6BF8BE51" w:rsidP="68938CE1" w:rsidRDefault="6BF8BE51" w14:paraId="74FC5CD5" w14:textId="26623FAE">
      <w:pPr>
        <w:pStyle w:val="ListParagraph"/>
        <w:numPr>
          <w:ilvl w:val="0"/>
          <w:numId w:val="27"/>
        </w:numPr>
        <w:spacing w:line="240" w:lineRule="auto"/>
        <w:ind w:left="450" w:hanging="450"/>
        <w:rPr>
          <w:rFonts w:ascii="Open Sans" w:hAnsi="Open Sans" w:eastAsia="Open Sans" w:cs="Open Sans" w:asciiTheme="minorAscii" w:hAnsiTheme="minorAscii" w:eastAsiaTheme="minorAscii" w:cstheme="minorAscii"/>
          <w:color w:val="333333"/>
          <w:sz w:val="18"/>
          <w:szCs w:val="18"/>
          <w:lang w:val="en-US"/>
        </w:rPr>
      </w:pPr>
      <w:r w:rsidRPr="25C6A51E" w:rsidR="6BF8BE51">
        <w:rPr>
          <w:rFonts w:cs="Open Sans" w:cstheme="minorAscii"/>
          <w:b w:val="1"/>
          <w:bCs w:val="1"/>
          <w:color w:val="333333"/>
          <w:sz w:val="18"/>
          <w:szCs w:val="18"/>
          <w:lang w:val="en-US"/>
        </w:rPr>
        <w:t>Question articulation:</w:t>
      </w:r>
      <w:r w:rsidRPr="25C6A51E" w:rsidR="6BF8BE51">
        <w:rPr>
          <w:rFonts w:cs="Open Sans" w:cstheme="minorAscii"/>
          <w:color w:val="333333"/>
          <w:sz w:val="18"/>
          <w:szCs w:val="18"/>
          <w:lang w:val="en-US"/>
        </w:rPr>
        <w:t xml:space="preserve"> </w:t>
      </w:r>
      <w:r w:rsidRPr="25C6A51E" w:rsidR="6BF8BE51">
        <w:rPr>
          <w:rFonts w:cs="Open Sans" w:cstheme="minorAscii"/>
          <w:color w:val="333333"/>
          <w:sz w:val="18"/>
          <w:szCs w:val="18"/>
          <w:lang w:val="en-US"/>
        </w:rPr>
        <w:t xml:space="preserve">In particular, the student can </w:t>
      </w:r>
      <w:r w:rsidRPr="25C6A51E" w:rsidR="33BA6F84">
        <w:rPr>
          <w:rFonts w:cs="Open Sans" w:cstheme="minorAscii"/>
          <w:color w:val="333333"/>
          <w:sz w:val="18"/>
          <w:szCs w:val="18"/>
          <w:lang w:val="en-US"/>
        </w:rPr>
        <w:t xml:space="preserve">translate business requirements into data science problems that can be answered by </w:t>
      </w:r>
      <w:r w:rsidRPr="25C6A51E" w:rsidR="422AC11E">
        <w:rPr>
          <w:rFonts w:cs="Open Sans" w:cstheme="minorAscii"/>
          <w:color w:val="333333"/>
          <w:sz w:val="18"/>
          <w:szCs w:val="18"/>
          <w:lang w:val="en-US"/>
        </w:rPr>
        <w:t xml:space="preserve">data description, </w:t>
      </w:r>
      <w:r w:rsidRPr="25C6A51E" w:rsidR="33BA6F84">
        <w:rPr>
          <w:rFonts w:cs="Open Sans" w:cstheme="minorAscii"/>
          <w:color w:val="333333"/>
          <w:sz w:val="18"/>
          <w:szCs w:val="18"/>
          <w:lang w:val="en-US"/>
        </w:rPr>
        <w:t xml:space="preserve">data visualization, correlation and/or regressions. Further, the student can </w:t>
      </w:r>
      <w:r w:rsidRPr="25C6A51E" w:rsidR="33BA6F84">
        <w:rPr>
          <w:rFonts w:cs="Open Sans" w:cstheme="minorAscii"/>
          <w:color w:val="333333"/>
          <w:sz w:val="18"/>
          <w:szCs w:val="18"/>
          <w:lang w:val="en-US"/>
        </w:rPr>
        <w:t>identify</w:t>
      </w:r>
      <w:r w:rsidRPr="25C6A51E" w:rsidR="6BF8BE51">
        <w:rPr>
          <w:rFonts w:cs="Open Sans" w:cstheme="minorAscii"/>
          <w:color w:val="333333"/>
          <w:sz w:val="18"/>
          <w:szCs w:val="18"/>
          <w:lang w:val="en-US"/>
        </w:rPr>
        <w:t xml:space="preserve"> different </w:t>
      </w:r>
      <w:r w:rsidRPr="25C6A51E" w:rsidR="17FC4B93">
        <w:rPr>
          <w:rFonts w:cs="Open Sans" w:cstheme="minorAscii"/>
          <w:color w:val="333333"/>
          <w:sz w:val="18"/>
          <w:szCs w:val="18"/>
          <w:lang w:val="en-US"/>
        </w:rPr>
        <w:t xml:space="preserve">forms of </w:t>
      </w:r>
      <w:r w:rsidRPr="25C6A51E" w:rsidR="17FC4B93">
        <w:rPr>
          <w:rFonts w:cs="Open Sans" w:cstheme="minorAscii"/>
          <w:color w:val="333333"/>
          <w:sz w:val="18"/>
          <w:szCs w:val="18"/>
          <w:lang w:val="en-US"/>
        </w:rPr>
        <w:t>tabular</w:t>
      </w:r>
      <w:r w:rsidRPr="25C6A51E" w:rsidR="17FC4B93">
        <w:rPr>
          <w:rFonts w:cs="Open Sans" w:cstheme="minorAscii"/>
          <w:color w:val="333333"/>
          <w:sz w:val="18"/>
          <w:szCs w:val="18"/>
          <w:lang w:val="en-US"/>
        </w:rPr>
        <w:t xml:space="preserve"> </w:t>
      </w:r>
      <w:r w:rsidRPr="25C6A51E" w:rsidR="6BF8BE51">
        <w:rPr>
          <w:rFonts w:cs="Open Sans" w:cstheme="minorAscii"/>
          <w:color w:val="333333"/>
          <w:sz w:val="18"/>
          <w:szCs w:val="18"/>
          <w:lang w:val="en-US"/>
        </w:rPr>
        <w:t xml:space="preserve">data and perform </w:t>
      </w:r>
      <w:r w:rsidRPr="25C6A51E" w:rsidR="6BF8BE51">
        <w:rPr>
          <w:rFonts w:cs="Open Sans" w:cstheme="minorAscii"/>
          <w:color w:val="333333"/>
          <w:sz w:val="18"/>
          <w:szCs w:val="18"/>
          <w:lang w:val="en-US"/>
        </w:rPr>
        <w:t>appro</w:t>
      </w:r>
      <w:r w:rsidRPr="25C6A51E" w:rsidR="0D95DA47">
        <w:rPr>
          <w:rFonts w:cs="Open Sans" w:cstheme="minorAscii"/>
          <w:color w:val="333333"/>
          <w:sz w:val="18"/>
          <w:szCs w:val="18"/>
          <w:lang w:val="en-US"/>
        </w:rPr>
        <w:t>priate analyses</w:t>
      </w:r>
      <w:r w:rsidRPr="25C6A51E" w:rsidR="0D95DA47">
        <w:rPr>
          <w:rFonts w:cs="Open Sans" w:cstheme="minorAscii"/>
          <w:color w:val="333333"/>
          <w:sz w:val="18"/>
          <w:szCs w:val="18"/>
          <w:lang w:val="en-US"/>
        </w:rPr>
        <w:t xml:space="preserve"> on them.</w:t>
      </w:r>
    </w:p>
    <w:p w:rsidR="68938CE1" w:rsidP="68938CE1" w:rsidRDefault="68938CE1" w14:paraId="0F9F5875" w14:textId="6A399FA5">
      <w:pPr>
        <w:pStyle w:val="Normal"/>
        <w:spacing w:line="240" w:lineRule="auto"/>
        <w:rPr>
          <w:rFonts w:cs="Open Sans" w:cstheme="minorAscii"/>
          <w:color w:val="333333"/>
          <w:sz w:val="18"/>
          <w:szCs w:val="18"/>
          <w:lang w:val="en-US"/>
        </w:rPr>
      </w:pPr>
    </w:p>
    <w:p w:rsidR="3670A521" w:rsidP="68938CE1" w:rsidRDefault="3670A521" w14:paraId="4B991B02" w14:textId="0F83871C">
      <w:pPr>
        <w:pStyle w:val="ListParagraph"/>
        <w:numPr>
          <w:ilvl w:val="0"/>
          <w:numId w:val="27"/>
        </w:numPr>
        <w:shd w:val="clear" w:color="auto" w:fill="FFFFFF" w:themeFill="background1"/>
        <w:spacing w:line="240" w:lineRule="auto"/>
        <w:ind w:left="450" w:hanging="450"/>
        <w:rPr>
          <w:rFonts w:ascii="Open Sans" w:hAnsi="Open Sans" w:eastAsia="Open Sans" w:cs="Open Sans" w:asciiTheme="minorAscii" w:hAnsiTheme="minorAscii" w:eastAsiaTheme="minorAscii" w:cstheme="minorAscii"/>
          <w:color w:val="333333"/>
          <w:sz w:val="18"/>
          <w:szCs w:val="18"/>
          <w:lang w:val="en-US"/>
        </w:rPr>
      </w:pPr>
      <w:r w:rsidRPr="68938CE1" w:rsidR="3670A521">
        <w:rPr>
          <w:rFonts w:cs="Open Sans" w:cstheme="minorAscii"/>
          <w:b w:val="1"/>
          <w:bCs w:val="1"/>
          <w:color w:val="333333"/>
          <w:sz w:val="18"/>
          <w:szCs w:val="18"/>
          <w:lang w:val="en-US"/>
        </w:rPr>
        <w:t>Data collection &amp; management:</w:t>
      </w:r>
      <w:r w:rsidRPr="68938CE1" w:rsidR="3670A521">
        <w:rPr>
          <w:rFonts w:cs="Open Sans" w:cstheme="minorAscii"/>
          <w:color w:val="333333"/>
          <w:sz w:val="18"/>
          <w:szCs w:val="18"/>
          <w:lang w:val="en-US"/>
        </w:rPr>
        <w:t xml:space="preserve"> Specifically, students </w:t>
      </w:r>
      <w:r w:rsidRPr="68938CE1" w:rsidR="1BFBE884">
        <w:rPr>
          <w:rFonts w:cs="Open Sans" w:cstheme="minorAscii"/>
          <w:color w:val="333333"/>
          <w:sz w:val="18"/>
          <w:szCs w:val="18"/>
          <w:lang w:val="en-US"/>
        </w:rPr>
        <w:t xml:space="preserve">can </w:t>
      </w:r>
      <w:r w:rsidRPr="68938CE1" w:rsidR="1BFBE884">
        <w:rPr>
          <w:rFonts w:cs="Open Sans" w:cstheme="minorAscii"/>
          <w:color w:val="333333"/>
          <w:sz w:val="18"/>
          <w:szCs w:val="18"/>
          <w:lang w:val="en-US"/>
        </w:rPr>
        <w:t>identify</w:t>
      </w:r>
      <w:r w:rsidRPr="68938CE1" w:rsidR="1BFBE884">
        <w:rPr>
          <w:rFonts w:cs="Open Sans" w:cstheme="minorAscii"/>
          <w:color w:val="333333"/>
          <w:sz w:val="18"/>
          <w:szCs w:val="18"/>
          <w:lang w:val="en-US"/>
        </w:rPr>
        <w:t xml:space="preserve"> what data needs to b</w:t>
      </w:r>
      <w:bookmarkStart w:name="OLE_LINK1" w:id="6"/>
      <w:r w:rsidRPr="68938CE1" w:rsidR="1BFBE884">
        <w:rPr>
          <w:rFonts w:cs="Open Sans" w:cstheme="minorAscii"/>
          <w:color w:val="333333"/>
          <w:sz w:val="18"/>
          <w:szCs w:val="18"/>
          <w:lang w:val="en-US"/>
        </w:rPr>
        <w:t>e collected and in what format, to create value for individuals, organizations and domains.</w:t>
      </w:r>
    </w:p>
    <w:p w:rsidR="68938CE1" w:rsidP="68938CE1" w:rsidRDefault="68938CE1" w14:paraId="22E96E85" w14:textId="7073C302">
      <w:pPr>
        <w:pStyle w:val="Normal"/>
        <w:shd w:val="clear" w:color="auto" w:fill="FFFFFF" w:themeFill="background1"/>
        <w:spacing w:line="240" w:lineRule="auto"/>
        <w:rPr>
          <w:rFonts w:cs="Open Sans" w:cstheme="minorAscii"/>
          <w:color w:val="333333"/>
          <w:sz w:val="18"/>
          <w:szCs w:val="18"/>
          <w:lang w:val="en-US"/>
        </w:rPr>
      </w:pPr>
    </w:p>
    <w:p w:rsidR="00862794" w:rsidP="68938CE1" w:rsidRDefault="00862794" w14:paraId="765A48D6" w14:textId="4645FBFC">
      <w:pPr>
        <w:pStyle w:val="ListParagraph"/>
        <w:numPr>
          <w:ilvl w:val="0"/>
          <w:numId w:val="27"/>
        </w:numPr>
        <w:spacing w:line="276" w:lineRule="auto"/>
        <w:ind w:left="450" w:hanging="450"/>
        <w:rPr>
          <w:rFonts w:ascii="Open Sans" w:hAnsi="Open Sans" w:eastAsia="Open Sans" w:cs="Open Sans" w:asciiTheme="minorAscii" w:hAnsiTheme="minorAscii" w:eastAsiaTheme="minorAscii" w:cstheme="minorAscii"/>
          <w:color w:val="333333"/>
          <w:sz w:val="18"/>
          <w:szCs w:val="18"/>
          <w:lang w:val="en-US"/>
        </w:rPr>
      </w:pPr>
      <w:r w:rsidRPr="25C6A51E" w:rsidR="63B66958">
        <w:rPr>
          <w:rFonts w:cs="Open Sans" w:cstheme="minorAscii"/>
          <w:b w:val="1"/>
          <w:bCs w:val="1"/>
          <w:color w:val="333333"/>
          <w:sz w:val="18"/>
          <w:szCs w:val="18"/>
          <w:lang w:val="en-US"/>
        </w:rPr>
        <w:t>Visualization</w:t>
      </w:r>
      <w:r w:rsidRPr="25C6A51E" w:rsidR="78222C77">
        <w:rPr>
          <w:rFonts w:cs="Open Sans" w:cstheme="minorAscii"/>
          <w:b w:val="1"/>
          <w:bCs w:val="1"/>
          <w:color w:val="333333"/>
          <w:sz w:val="18"/>
          <w:szCs w:val="18"/>
          <w:lang w:val="en-US"/>
        </w:rPr>
        <w:t xml:space="preserve"> &amp; Reporting</w:t>
      </w:r>
      <w:r w:rsidRPr="25C6A51E" w:rsidR="78222C77">
        <w:rPr>
          <w:rFonts w:cs="Open Sans" w:cstheme="minorAscii"/>
          <w:b w:val="0"/>
          <w:bCs w:val="0"/>
          <w:color w:val="333333"/>
          <w:sz w:val="18"/>
          <w:szCs w:val="18"/>
          <w:lang w:val="en-US"/>
        </w:rPr>
        <w:t>: Students will understand different data visualization methods available and choose the appropriate graph</w:t>
      </w:r>
      <w:r w:rsidRPr="25C6A51E" w:rsidR="700C0F9E">
        <w:rPr>
          <w:rFonts w:cs="Open Sans" w:cstheme="minorAscii"/>
          <w:b w:val="0"/>
          <w:bCs w:val="0"/>
          <w:color w:val="333333"/>
          <w:sz w:val="18"/>
          <w:szCs w:val="18"/>
          <w:lang w:val="en-US"/>
        </w:rPr>
        <w:t>ical representation</w:t>
      </w:r>
      <w:r w:rsidRPr="25C6A51E" w:rsidR="78222C77">
        <w:rPr>
          <w:rFonts w:cs="Open Sans" w:cstheme="minorAscii"/>
          <w:b w:val="0"/>
          <w:bCs w:val="0"/>
          <w:color w:val="333333"/>
          <w:sz w:val="18"/>
          <w:szCs w:val="18"/>
          <w:lang w:val="en-US"/>
        </w:rPr>
        <w:t xml:space="preserve"> to gain insight from data.</w:t>
      </w:r>
    </w:p>
    <w:p w:rsidR="00862794" w:rsidP="68938CE1" w:rsidRDefault="00862794" w14:paraId="3D0F2BFF" w14:textId="7F82B0A5">
      <w:pPr>
        <w:pStyle w:val="Normal"/>
        <w:spacing w:line="276" w:lineRule="auto"/>
        <w:rPr>
          <w:rFonts w:cs="Open Sans" w:cstheme="minorAscii"/>
          <w:b w:val="0"/>
          <w:bCs w:val="0"/>
          <w:color w:val="333333"/>
          <w:sz w:val="18"/>
          <w:szCs w:val="18"/>
          <w:lang w:val="en-US"/>
        </w:rPr>
      </w:pPr>
    </w:p>
    <w:p w:rsidR="00862794" w:rsidP="25C6A51E" w:rsidRDefault="00862794" w14:paraId="6C92BA72" w14:textId="1C8589A6">
      <w:pPr>
        <w:pStyle w:val="ListParagraph"/>
        <w:numPr>
          <w:ilvl w:val="0"/>
          <w:numId w:val="29"/>
        </w:numPr>
        <w:bidi w:val="0"/>
        <w:spacing w:before="0" w:beforeAutospacing="off" w:after="0" w:afterAutospacing="off" w:line="276" w:lineRule="auto"/>
        <w:ind w:left="360" w:right="0" w:hanging="360"/>
        <w:jc w:val="left"/>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pPr>
      <w:r w:rsidRPr="25C6A51E" w:rsidR="684642F4">
        <w:rPr>
          <w:rFonts w:ascii="Open Sans" w:hAnsi="Open Sans" w:eastAsia="Open Sans" w:cs="Open Sans" w:asciiTheme="minorAscii" w:hAnsiTheme="minorAscii" w:eastAsiaTheme="minorAscii" w:cstheme="minorAscii"/>
          <w:b w:val="1"/>
          <w:bCs w:val="1"/>
          <w:i w:val="0"/>
          <w:iCs w:val="0"/>
          <w:noProof w:val="0"/>
          <w:color w:val="333333"/>
          <w:sz w:val="18"/>
          <w:szCs w:val="18"/>
          <w:lang w:val="en-GB"/>
        </w:rPr>
        <w:t>Researching and reflecting attitude</w:t>
      </w:r>
      <w:r w:rsidRPr="25C6A51E" w:rsidR="1834FF1B">
        <w:rPr>
          <w:rFonts w:ascii="Open Sans" w:hAnsi="Open Sans" w:eastAsia="Open Sans" w:cs="Open Sans" w:asciiTheme="minorAscii" w:hAnsiTheme="minorAscii" w:eastAsiaTheme="minorAscii" w:cstheme="minorAscii"/>
          <w:b w:val="1"/>
          <w:bCs w:val="1"/>
          <w:i w:val="0"/>
          <w:iCs w:val="0"/>
          <w:noProof w:val="0"/>
          <w:color w:val="333333"/>
          <w:sz w:val="18"/>
          <w:szCs w:val="18"/>
          <w:lang w:val="en-GB"/>
        </w:rPr>
        <w:t xml:space="preserve">: </w:t>
      </w:r>
      <w:r w:rsidRPr="25C6A51E" w:rsidR="1834FF1B">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Students will develop a</w:t>
      </w:r>
      <w:r w:rsidRPr="25C6A51E" w:rsidR="5BE0E1B8">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n investigative,</w:t>
      </w:r>
      <w:r w:rsidRPr="25C6A51E" w:rsidR="1834FF1B">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 xml:space="preserve"> sceptical attitude. In specific, students will learn </w:t>
      </w:r>
      <w:r w:rsidRPr="25C6A51E" w:rsidR="455048E4">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to critically interpret the results of t</w:t>
      </w:r>
      <w:r w:rsidRPr="25C6A51E" w:rsidR="075352E1">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heir data science projects.</w:t>
      </w:r>
    </w:p>
    <w:p w:rsidR="00862794" w:rsidP="68938CE1" w:rsidRDefault="00862794" w14:paraId="1620DCC3" w14:textId="4B6A7C5D">
      <w:pPr>
        <w:pStyle w:val="Normal"/>
        <w:bidi w:val="0"/>
        <w:spacing w:before="0" w:beforeAutospacing="off" w:after="0" w:afterAutospacing="off" w:line="276" w:lineRule="auto"/>
        <w:ind w:right="0"/>
        <w:jc w:val="left"/>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pPr>
    </w:p>
    <w:p w:rsidR="00862794" w:rsidP="68938CE1" w:rsidRDefault="00862794" w14:paraId="283E13A9" w14:textId="1EF104FA">
      <w:pPr>
        <w:pStyle w:val="ListParagraph"/>
        <w:numPr>
          <w:ilvl w:val="0"/>
          <w:numId w:val="31"/>
        </w:numPr>
        <w:bidi w:val="0"/>
        <w:spacing w:before="0" w:beforeAutospacing="off" w:after="0" w:afterAutospacing="off" w:line="276" w:lineRule="auto"/>
        <w:ind w:right="0"/>
        <w:jc w:val="left"/>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pPr>
      <w:r w:rsidRPr="68938CE1" w:rsidR="075352E1">
        <w:rPr>
          <w:rFonts w:ascii="Open Sans" w:hAnsi="Open Sans" w:eastAsia="Open Sans" w:cs="Open Sans" w:asciiTheme="minorAscii" w:hAnsiTheme="minorAscii" w:eastAsiaTheme="minorAscii" w:cstheme="minorAscii"/>
          <w:b w:val="1"/>
          <w:bCs w:val="1"/>
          <w:i w:val="0"/>
          <w:iCs w:val="0"/>
          <w:noProof w:val="0"/>
          <w:color w:val="333333"/>
          <w:sz w:val="18"/>
          <w:szCs w:val="18"/>
          <w:lang w:val="en-GB"/>
        </w:rPr>
        <w:t xml:space="preserve">Responsibility: </w:t>
      </w:r>
      <w:r w:rsidRPr="68938CE1" w:rsidR="075352E1">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 xml:space="preserve">Students will understand the concept of bias. </w:t>
      </w:r>
      <w:r w:rsidRPr="68938CE1" w:rsidR="1ACE6883">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They</w:t>
      </w:r>
      <w:r w:rsidRPr="68938CE1" w:rsidR="075352E1">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 xml:space="preserve"> will learn issues arising from selection bi</w:t>
      </w:r>
      <w:r w:rsidRPr="68938CE1" w:rsidR="614062FB">
        <w:rPr>
          <w:rFonts w:ascii="Open Sans" w:hAnsi="Open Sans" w:eastAsia="Open Sans" w:cs="Open Sans" w:asciiTheme="minorAscii" w:hAnsiTheme="minorAscii" w:eastAsiaTheme="minorAscii" w:cstheme="minorAscii"/>
          <w:b w:val="0"/>
          <w:bCs w:val="0"/>
          <w:i w:val="0"/>
          <w:iCs w:val="0"/>
          <w:noProof w:val="0"/>
          <w:color w:val="333333"/>
          <w:sz w:val="18"/>
          <w:szCs w:val="18"/>
          <w:lang w:val="en-GB"/>
        </w:rPr>
        <w:t>as and how to resolve such issues.</w:t>
      </w:r>
    </w:p>
    <w:p w:rsidR="00862794" w:rsidP="68938CE1" w:rsidRDefault="00862794" w14:paraId="2C21987A" w14:textId="7C4AF0AF">
      <w:pPr>
        <w:pStyle w:val="Normal"/>
        <w:spacing w:line="276" w:lineRule="auto"/>
        <w:rPr>
          <w:rFonts w:cs="Open Sans" w:cstheme="minorAscii"/>
          <w:color w:val="333333"/>
          <w:sz w:val="18"/>
          <w:szCs w:val="18"/>
          <w:lang w:val="en-US"/>
        </w:rPr>
      </w:pPr>
    </w:p>
    <w:p w:rsidR="00862794" w:rsidP="68938CE1" w:rsidRDefault="00862794" w14:paraId="778BDB9C" w14:textId="50FC4D68">
      <w:pPr>
        <w:pStyle w:val="Normal"/>
        <w:spacing w:line="276" w:lineRule="auto"/>
        <w:rPr>
          <w:rFonts w:cs="Open Sans" w:cstheme="minorAscii"/>
          <w:color w:val="333333"/>
          <w:sz w:val="18"/>
          <w:szCs w:val="18"/>
          <w:lang w:val="en-US"/>
        </w:rPr>
      </w:pPr>
      <w:bookmarkEnd w:id="6"/>
    </w:p>
    <w:p w:rsidR="007D6463" w:rsidP="68938CE1" w:rsidRDefault="00862794" w14:paraId="363285D0" w14:textId="6B07BEE2">
      <w:pPr>
        <w:spacing w:line="276" w:lineRule="auto"/>
        <w:rPr>
          <w:rFonts w:ascii="Open Sans Semibold" w:hAnsi="Open Sans Semibold"/>
          <w:color w:val="FFFFFF" w:themeColor="background1"/>
          <w:lang w:val="en-US"/>
        </w:rPr>
      </w:pPr>
      <w:r w:rsidRPr="68938CE1" w:rsidR="00862794">
        <w:rPr>
          <w:rFonts w:eastAsia="Calibri" w:cs="Open Sans" w:cstheme="minorAscii"/>
          <w:color w:val="000000" w:themeColor="text1" w:themeTint="FF" w:themeShade="FF"/>
          <w:sz w:val="20"/>
          <w:szCs w:val="20"/>
          <w:lang w:val="en-US"/>
        </w:rPr>
        <w:t xml:space="preserve">The </w:t>
      </w:r>
      <w:proofErr w:type="spellStart"/>
      <w:r w:rsidRPr="68938CE1" w:rsidR="00862794">
        <w:rPr>
          <w:rFonts w:eastAsia="Calibri" w:cs="Open Sans" w:cstheme="minorAscii"/>
          <w:color w:val="000000" w:themeColor="text1" w:themeTint="FF" w:themeShade="FF"/>
          <w:sz w:val="20"/>
          <w:szCs w:val="20"/>
          <w:lang w:val="en-US"/>
        </w:rPr>
        <w:t>BoKS</w:t>
      </w:r>
      <w:proofErr w:type="spellEnd"/>
      <w:r w:rsidRPr="68938CE1" w:rsidR="00862794">
        <w:rPr>
          <w:rFonts w:eastAsia="Calibri" w:cs="Open Sans" w:cstheme="minorAscii"/>
          <w:color w:val="000000" w:themeColor="text1" w:themeTint="FF" w:themeShade="FF"/>
          <w:sz w:val="20"/>
          <w:szCs w:val="20"/>
          <w:lang w:val="en-US"/>
        </w:rPr>
        <w:t xml:space="preserve"> elements covered are: </w:t>
      </w:r>
      <w:r w:rsidRPr="68938CE1" w:rsidR="61BA0ED6">
        <w:rPr>
          <w:rFonts w:eastAsia="Calibri" w:cs="Open Sans" w:cstheme="minorAscii"/>
          <w:color w:val="000000" w:themeColor="text1" w:themeTint="FF" w:themeShade="FF"/>
          <w:sz w:val="20"/>
          <w:szCs w:val="20"/>
          <w:lang w:val="en-US"/>
        </w:rPr>
        <w:t xml:space="preserve"> 2K1, 2K4, 2K5, 2S1, 2S2, 2S5, </w:t>
      </w:r>
      <w:r w:rsidRPr="68938CE1" w:rsidR="79B9227E">
        <w:rPr>
          <w:rFonts w:eastAsia="Calibri" w:cs="Open Sans" w:cstheme="minorAscii"/>
          <w:color w:val="000000" w:themeColor="text1" w:themeTint="FF" w:themeShade="FF"/>
          <w:sz w:val="20"/>
          <w:szCs w:val="20"/>
          <w:lang w:val="en-US"/>
        </w:rPr>
        <w:t>2S7.</w:t>
      </w:r>
      <w:r w:rsidRPr="68938CE1" w:rsidR="61BA0ED6">
        <w:rPr>
          <w:rFonts w:eastAsia="Calibri" w:cs="Open Sans" w:cstheme="minorAscii"/>
          <w:color w:val="000000" w:themeColor="text1" w:themeTint="FF" w:themeShade="FF"/>
          <w:sz w:val="20"/>
          <w:szCs w:val="20"/>
          <w:lang w:val="en-US"/>
        </w:rPr>
        <w:t xml:space="preserve">  </w:t>
      </w:r>
    </w:p>
    <w:p w:rsidR="68938CE1" w:rsidP="68938CE1" w:rsidRDefault="68938CE1" w14:paraId="27ECB84B" w14:textId="4485910A">
      <w:pPr>
        <w:pStyle w:val="Normal"/>
        <w:spacing w:line="276" w:lineRule="auto"/>
        <w:rPr>
          <w:rFonts w:eastAsia="Calibri" w:cs="Open Sans" w:cstheme="minorAscii"/>
          <w:color w:val="000000" w:themeColor="text1" w:themeTint="FF" w:themeShade="FF"/>
          <w:sz w:val="18"/>
          <w:szCs w:val="18"/>
          <w:lang w:val="en-US"/>
        </w:rPr>
      </w:pPr>
    </w:p>
    <w:p w:rsidR="68938CE1" w:rsidP="68938CE1" w:rsidRDefault="68938CE1" w14:paraId="20EFCBB2" w14:textId="247C9643">
      <w:pPr>
        <w:pStyle w:val="Normal"/>
        <w:spacing w:line="276" w:lineRule="auto"/>
        <w:rPr>
          <w:rFonts w:eastAsia="Calibri" w:cs="Open Sans" w:cstheme="minorAscii"/>
          <w:color w:val="000000" w:themeColor="text1" w:themeTint="FF" w:themeShade="FF"/>
          <w:sz w:val="18"/>
          <w:szCs w:val="18"/>
          <w:lang w:val="en-US"/>
        </w:rPr>
      </w:pPr>
    </w:p>
    <w:p w:rsidR="68938CE1" w:rsidP="68938CE1" w:rsidRDefault="68938CE1" w14:paraId="5E7170C0" w14:textId="087C96CC">
      <w:pPr>
        <w:pStyle w:val="Normal"/>
        <w:spacing w:line="276" w:lineRule="auto"/>
        <w:rPr>
          <w:rFonts w:eastAsia="Calibri" w:cs="Open Sans" w:cstheme="minorAscii"/>
          <w:color w:val="000000" w:themeColor="text1" w:themeTint="FF" w:themeShade="FF"/>
          <w:sz w:val="18"/>
          <w:szCs w:val="18"/>
          <w:lang w:val="en-US"/>
        </w:rPr>
      </w:pPr>
    </w:p>
    <w:p w:rsidR="68938CE1" w:rsidP="68938CE1" w:rsidRDefault="68938CE1" w14:paraId="69BB936E" w14:textId="36A5ADAA">
      <w:pPr>
        <w:pStyle w:val="Normal"/>
        <w:spacing w:line="276" w:lineRule="auto"/>
        <w:rPr>
          <w:rFonts w:eastAsia="Calibri" w:cs="Open Sans" w:cstheme="minorAscii"/>
          <w:color w:val="000000" w:themeColor="text1" w:themeTint="FF" w:themeShade="FF"/>
          <w:sz w:val="18"/>
          <w:szCs w:val="18"/>
          <w:lang w:val="en-US"/>
        </w:rPr>
      </w:pPr>
    </w:p>
    <w:p w:rsidR="68938CE1" w:rsidP="68938CE1" w:rsidRDefault="68938CE1" w14:paraId="24B4282D" w14:textId="656B5EB6">
      <w:pPr>
        <w:pStyle w:val="Normal"/>
        <w:spacing w:line="276" w:lineRule="auto"/>
        <w:rPr>
          <w:rFonts w:eastAsia="Calibri" w:cs="Open Sans" w:cstheme="minorAscii"/>
          <w:color w:val="000000" w:themeColor="text1" w:themeTint="FF" w:themeShade="FF"/>
          <w:sz w:val="18"/>
          <w:szCs w:val="18"/>
          <w:lang w:val="en-US"/>
        </w:rPr>
      </w:pPr>
    </w:p>
    <w:p w:rsidR="68938CE1" w:rsidP="68938CE1" w:rsidRDefault="68938CE1" w14:paraId="61665B5F" w14:textId="47FD7CEB">
      <w:pPr>
        <w:pStyle w:val="Normal"/>
        <w:spacing w:line="276" w:lineRule="auto"/>
        <w:rPr>
          <w:rFonts w:eastAsia="Calibri" w:cs="Open Sans" w:cstheme="minorAscii"/>
          <w:color w:val="000000" w:themeColor="text1" w:themeTint="FF" w:themeShade="FF"/>
          <w:sz w:val="18"/>
          <w:szCs w:val="18"/>
          <w:lang w:val="en-US"/>
        </w:rPr>
      </w:pPr>
    </w:p>
    <w:p w:rsidR="68938CE1" w:rsidP="68938CE1" w:rsidRDefault="68938CE1" w14:paraId="1396D73B" w14:textId="0621C1A5">
      <w:pPr>
        <w:pStyle w:val="Normal"/>
        <w:spacing w:line="276" w:lineRule="auto"/>
        <w:rPr>
          <w:rFonts w:eastAsia="Calibri" w:cs="Open Sans" w:cstheme="minorAscii"/>
          <w:color w:val="000000" w:themeColor="text1" w:themeTint="FF" w:themeShade="FF"/>
          <w:sz w:val="18"/>
          <w:szCs w:val="18"/>
          <w:lang w:val="en-US"/>
        </w:rPr>
      </w:pPr>
    </w:p>
    <w:p w:rsidRPr="00F60008" w:rsidR="00D8262A" w:rsidP="68938CE1" w:rsidRDefault="00D8262A" w14:paraId="73C93AD8" w14:textId="12F771BA">
      <w:pPr>
        <w:spacing w:line="276" w:lineRule="auto"/>
        <w:rPr>
          <w:rFonts w:ascii="Open Sans Semibold" w:hAnsi="Open Sans Semibold"/>
          <w:color w:val="FFFFFF" w:themeColor="background1"/>
          <w:lang w:val="en-US"/>
        </w:rPr>
      </w:pPr>
      <w:r w:rsidRPr="68938CE1" w:rsidR="00D8262A">
        <w:rPr>
          <w:rFonts w:ascii="Open Sans Semibold" w:hAnsi="Open Sans Semibold"/>
          <w:color w:val="FFFFFF" w:themeColor="background1" w:themeTint="FF" w:themeShade="FF"/>
          <w:lang w:val="en-US"/>
        </w:rPr>
        <w:t>dule</w:t>
      </w:r>
      <w:r w:rsidRPr="68938CE1" w:rsidR="00D8262A">
        <w:rPr>
          <w:rFonts w:ascii="Open Sans Semibold" w:hAnsi="Open Sans Semibold"/>
          <w:color w:val="FFFFFF" w:themeColor="background1" w:themeTint="FF" w:themeShade="FF"/>
          <w:lang w:val="en-US"/>
        </w:rPr>
        <w:t xml:space="preserve"> addresses the competency ‘………………’</w:t>
      </w:r>
    </w:p>
    <w:p w:rsidRPr="00F60008" w:rsidR="00D8262A" w:rsidP="68938CE1" w:rsidRDefault="00D8262A" w14:paraId="17753AB8" w14:textId="77777777">
      <w:pPr>
        <w:keepNext/>
        <w:keepLines/>
        <w:numPr>
          <w:ilvl w:val="1"/>
          <w:numId w:val="12"/>
        </w:numPr>
        <w:spacing w:before="40"/>
        <w:outlineLvl w:val="1"/>
        <w:rPr>
          <w:rFonts w:ascii="Open Sans" w:hAnsi="Open Sans" w:eastAsia="" w:cs="" w:asciiTheme="majorAscii" w:hAnsiTheme="majorAscii" w:eastAsiaTheme="majorEastAsia" w:cstheme="majorBidi"/>
          <w:b w:val="1"/>
          <w:bCs w:val="1"/>
          <w:color w:val="3CB4E5" w:themeColor="accent1"/>
          <w:sz w:val="20"/>
          <w:szCs w:val="20"/>
        </w:rPr>
      </w:pPr>
      <w:bookmarkStart w:name="_Toc40102018" w:id="7"/>
      <w:r w:rsidRPr="68938CE1" w:rsidR="00D8262A">
        <w:rPr>
          <w:rFonts w:ascii="Open Sans" w:hAnsi="Open Sans" w:eastAsia="" w:cs="" w:asciiTheme="majorAscii" w:hAnsiTheme="majorAscii" w:eastAsiaTheme="majorEastAsia" w:cstheme="majorBidi"/>
          <w:b w:val="1"/>
          <w:bCs w:val="1"/>
          <w:color w:val="3CB4E5" w:themeColor="accent1" w:themeTint="FF" w:themeShade="FF"/>
          <w:sz w:val="20"/>
          <w:szCs w:val="20"/>
        </w:rPr>
        <w:t>Learning objectives</w:t>
      </w:r>
      <w:bookmarkEnd w:id="7"/>
    </w:p>
    <w:p w:rsidR="71B6A239" w:rsidP="68938CE1" w:rsidRDefault="71B6A239" w14:paraId="14B4F5F4" w14:textId="2FFB84FC">
      <w:pPr>
        <w:pStyle w:val="ListParagraph"/>
        <w:numPr>
          <w:ilvl w:val="0"/>
          <w:numId w:val="32"/>
        </w:numPr>
        <w:spacing w:line="276" w:lineRule="auto"/>
        <w:rPr>
          <w:rFonts w:ascii="Open Sans" w:hAnsi="Open Sans" w:eastAsia="Open Sans" w:cs="Open Sans" w:asciiTheme="minorAscii" w:hAnsiTheme="minorAscii" w:eastAsiaTheme="minorAscii" w:cstheme="minorAscii"/>
          <w:sz w:val="18"/>
          <w:szCs w:val="18"/>
          <w:lang w:val="en-US"/>
        </w:rPr>
      </w:pPr>
      <w:r w:rsidRPr="68938CE1" w:rsidR="71B6A239">
        <w:rPr>
          <w:sz w:val="18"/>
          <w:szCs w:val="18"/>
          <w:lang w:val="en-US"/>
        </w:rPr>
        <w:t xml:space="preserve">Students </w:t>
      </w:r>
      <w:r w:rsidRPr="68938CE1" w:rsidR="71B6A239">
        <w:rPr>
          <w:sz w:val="18"/>
          <w:szCs w:val="18"/>
          <w:lang w:val="en-US"/>
        </w:rPr>
        <w:t>demonstrate</w:t>
      </w:r>
      <w:r w:rsidRPr="68938CE1" w:rsidR="71B6A239">
        <w:rPr>
          <w:sz w:val="18"/>
          <w:szCs w:val="18"/>
          <w:lang w:val="en-US"/>
        </w:rPr>
        <w:t xml:space="preserve"> an understanding of different data types</w:t>
      </w:r>
      <w:r w:rsidRPr="68938CE1" w:rsidR="03A9D334">
        <w:rPr>
          <w:sz w:val="18"/>
          <w:szCs w:val="18"/>
          <w:lang w:val="en-US"/>
        </w:rPr>
        <w:t xml:space="preserve">. This module introduces students to </w:t>
      </w:r>
      <w:r w:rsidRPr="68938CE1" w:rsidR="03A9D334">
        <w:rPr>
          <w:sz w:val="18"/>
          <w:szCs w:val="18"/>
          <w:lang w:val="en-US"/>
        </w:rPr>
        <w:t>tabular</w:t>
      </w:r>
      <w:r w:rsidRPr="68938CE1" w:rsidR="03A9D334">
        <w:rPr>
          <w:sz w:val="18"/>
          <w:szCs w:val="18"/>
          <w:lang w:val="en-US"/>
        </w:rPr>
        <w:t xml:space="preserve"> data and the different data types normally </w:t>
      </w:r>
      <w:r w:rsidRPr="68938CE1" w:rsidR="03A9D334">
        <w:rPr>
          <w:sz w:val="18"/>
          <w:szCs w:val="18"/>
          <w:lang w:val="en-US"/>
        </w:rPr>
        <w:t>encountered</w:t>
      </w:r>
      <w:r w:rsidRPr="68938CE1" w:rsidR="03A9D334">
        <w:rPr>
          <w:sz w:val="18"/>
          <w:szCs w:val="18"/>
          <w:lang w:val="en-US"/>
        </w:rPr>
        <w:t xml:space="preserve"> in </w:t>
      </w:r>
      <w:r w:rsidRPr="68938CE1" w:rsidR="03A9D334">
        <w:rPr>
          <w:sz w:val="18"/>
          <w:szCs w:val="18"/>
          <w:lang w:val="en-US"/>
        </w:rPr>
        <w:t>tabular</w:t>
      </w:r>
      <w:r w:rsidRPr="68938CE1" w:rsidR="03A9D334">
        <w:rPr>
          <w:sz w:val="18"/>
          <w:szCs w:val="18"/>
          <w:lang w:val="en-US"/>
        </w:rPr>
        <w:t xml:space="preserve"> data. </w:t>
      </w:r>
      <w:r w:rsidRPr="68938CE1" w:rsidR="5C117D46">
        <w:rPr>
          <w:sz w:val="18"/>
          <w:szCs w:val="18"/>
          <w:lang w:val="en-US"/>
        </w:rPr>
        <w:t>Students</w:t>
      </w:r>
      <w:r w:rsidRPr="68938CE1" w:rsidR="03A9D334">
        <w:rPr>
          <w:sz w:val="18"/>
          <w:szCs w:val="18"/>
          <w:lang w:val="en-US"/>
        </w:rPr>
        <w:t xml:space="preserve"> learn to distinguish between continuous and categorical data types. Further, they learn t</w:t>
      </w:r>
      <w:r w:rsidRPr="68938CE1" w:rsidR="64EEE27F">
        <w:rPr>
          <w:sz w:val="18"/>
          <w:szCs w:val="18"/>
          <w:lang w:val="en-US"/>
        </w:rPr>
        <w:t xml:space="preserve">he difference between ordinal and nominal data types. </w:t>
      </w:r>
    </w:p>
    <w:p w:rsidR="68938CE1" w:rsidP="68938CE1" w:rsidRDefault="68938CE1" w14:paraId="60C2BD3C" w14:textId="4AC1DE8D">
      <w:pPr>
        <w:pStyle w:val="Normal"/>
        <w:spacing w:line="276" w:lineRule="auto"/>
        <w:rPr>
          <w:sz w:val="18"/>
          <w:szCs w:val="18"/>
          <w:lang w:val="en-US"/>
        </w:rPr>
      </w:pPr>
    </w:p>
    <w:p w:rsidR="71B6A239" w:rsidP="68938CE1" w:rsidRDefault="71B6A239" w14:paraId="3DE43750" w14:textId="59968AB6">
      <w:pPr>
        <w:pStyle w:val="ListParagraph"/>
        <w:numPr>
          <w:ilvl w:val="0"/>
          <w:numId w:val="32"/>
        </w:numPr>
        <w:spacing w:line="276" w:lineRule="auto"/>
        <w:rPr>
          <w:rFonts w:ascii="Open Sans" w:hAnsi="Open Sans" w:eastAsia="Open Sans" w:cs="Open Sans" w:asciiTheme="minorAscii" w:hAnsiTheme="minorAscii" w:eastAsiaTheme="minorAscii" w:cstheme="minorAscii"/>
          <w:sz w:val="18"/>
          <w:szCs w:val="18"/>
          <w:lang w:val="en-US"/>
        </w:rPr>
      </w:pPr>
      <w:r w:rsidRPr="25C6A51E" w:rsidR="71B6A239">
        <w:rPr>
          <w:sz w:val="18"/>
          <w:szCs w:val="18"/>
          <w:lang w:val="en-US"/>
        </w:rPr>
        <w:t xml:space="preserve">Students can effectively describe data using statistics and graphs. </w:t>
      </w:r>
      <w:r w:rsidRPr="25C6A51E" w:rsidR="7434A9E8">
        <w:rPr>
          <w:sz w:val="18"/>
          <w:szCs w:val="18"/>
          <w:lang w:val="en-US"/>
        </w:rPr>
        <w:t>Students learn to summarize</w:t>
      </w:r>
      <w:r w:rsidRPr="25C6A51E" w:rsidR="7A774905">
        <w:rPr>
          <w:sz w:val="18"/>
          <w:szCs w:val="18"/>
          <w:lang w:val="en-US"/>
        </w:rPr>
        <w:t xml:space="preserve"> and describe</w:t>
      </w:r>
      <w:r w:rsidRPr="25C6A51E" w:rsidR="7434A9E8">
        <w:rPr>
          <w:sz w:val="18"/>
          <w:szCs w:val="18"/>
          <w:lang w:val="en-US"/>
        </w:rPr>
        <w:t xml:space="preserve"> </w:t>
      </w:r>
      <w:r w:rsidRPr="25C6A51E" w:rsidR="2D72CE69">
        <w:rPr>
          <w:sz w:val="18"/>
          <w:szCs w:val="18"/>
          <w:lang w:val="en-US"/>
        </w:rPr>
        <w:t>continuous</w:t>
      </w:r>
      <w:r w:rsidRPr="25C6A51E" w:rsidR="7434A9E8">
        <w:rPr>
          <w:sz w:val="18"/>
          <w:szCs w:val="18"/>
          <w:lang w:val="en-US"/>
        </w:rPr>
        <w:t xml:space="preserve"> and categorical data types using summary statistics including measures of location (mean, median, mode) and measures of d</w:t>
      </w:r>
      <w:r w:rsidRPr="25C6A51E" w:rsidR="0C426D13">
        <w:rPr>
          <w:sz w:val="18"/>
          <w:szCs w:val="18"/>
          <w:lang w:val="en-US"/>
        </w:rPr>
        <w:t>ispersion (standard deviation, variance, range, IQR)</w:t>
      </w:r>
      <w:r w:rsidRPr="25C6A51E" w:rsidR="61768B0F">
        <w:rPr>
          <w:sz w:val="18"/>
          <w:szCs w:val="18"/>
          <w:lang w:val="en-US"/>
        </w:rPr>
        <w:t>, and learn how to compute these measures by hand</w:t>
      </w:r>
      <w:r w:rsidRPr="25C6A51E" w:rsidR="0C426D13">
        <w:rPr>
          <w:sz w:val="18"/>
          <w:szCs w:val="18"/>
          <w:lang w:val="en-US"/>
        </w:rPr>
        <w:t xml:space="preserve">. </w:t>
      </w:r>
      <w:commentRangeStart w:id="1195109045"/>
      <w:commentRangeStart w:id="1895444759"/>
      <w:r w:rsidRPr="25C6A51E" w:rsidR="0C426D13">
        <w:rPr>
          <w:sz w:val="18"/>
          <w:szCs w:val="18"/>
          <w:lang w:val="en-US"/>
        </w:rPr>
        <w:t xml:space="preserve">Further, students learn the appropriate data </w:t>
      </w:r>
      <w:r w:rsidRPr="25C6A51E" w:rsidR="0C426D13">
        <w:rPr>
          <w:sz w:val="18"/>
          <w:szCs w:val="18"/>
          <w:lang w:val="en-US"/>
        </w:rPr>
        <w:t>visualization</w:t>
      </w:r>
      <w:r w:rsidRPr="25C6A51E" w:rsidR="0C426D13">
        <w:rPr>
          <w:sz w:val="18"/>
          <w:szCs w:val="18"/>
          <w:lang w:val="en-US"/>
        </w:rPr>
        <w:t xml:space="preserve"> techniques applicable for each data type.</w:t>
      </w:r>
      <w:r w:rsidRPr="25C6A51E" w:rsidR="3A888563">
        <w:rPr>
          <w:sz w:val="18"/>
          <w:szCs w:val="18"/>
          <w:lang w:val="en-US"/>
        </w:rPr>
        <w:t xml:space="preserve"> </w:t>
      </w:r>
      <w:commentRangeEnd w:id="1195109045"/>
      <w:r>
        <w:rPr>
          <w:rStyle w:val="CommentReference"/>
        </w:rPr>
        <w:commentReference w:id="1195109045"/>
      </w:r>
      <w:commentRangeEnd w:id="1895444759"/>
      <w:r>
        <w:rPr>
          <w:rStyle w:val="CommentReference"/>
        </w:rPr>
        <w:commentReference w:id="1895444759"/>
      </w:r>
    </w:p>
    <w:p w:rsidR="68938CE1" w:rsidP="68938CE1" w:rsidRDefault="68938CE1" w14:paraId="695690BE" w14:textId="33611A1E">
      <w:pPr>
        <w:pStyle w:val="Normal"/>
        <w:spacing w:line="276" w:lineRule="auto"/>
        <w:ind w:left="0"/>
        <w:rPr>
          <w:sz w:val="18"/>
          <w:szCs w:val="18"/>
          <w:lang w:val="en-US"/>
        </w:rPr>
      </w:pPr>
    </w:p>
    <w:p w:rsidR="71B6A239" w:rsidP="68938CE1" w:rsidRDefault="71B6A239" w14:paraId="4EDBA48B" w14:textId="66C6B693">
      <w:pPr>
        <w:pStyle w:val="ListParagraph"/>
        <w:numPr>
          <w:ilvl w:val="0"/>
          <w:numId w:val="32"/>
        </w:numPr>
        <w:spacing w:line="276" w:lineRule="auto"/>
        <w:rPr>
          <w:rFonts w:ascii="Open Sans" w:hAnsi="Open Sans" w:eastAsia="Open Sans" w:cs="Open Sans" w:asciiTheme="minorAscii" w:hAnsiTheme="minorAscii" w:eastAsiaTheme="minorAscii" w:cstheme="minorAscii"/>
          <w:sz w:val="18"/>
          <w:szCs w:val="18"/>
          <w:lang w:val="en-US"/>
        </w:rPr>
      </w:pPr>
      <w:r w:rsidRPr="68938CE1" w:rsidR="71B6A239">
        <w:rPr>
          <w:sz w:val="18"/>
          <w:szCs w:val="18"/>
          <w:lang w:val="en-US"/>
        </w:rPr>
        <w:t xml:space="preserve">Students demonstrate an understanding of statistical inference and basic probability theory. </w:t>
      </w:r>
      <w:r w:rsidRPr="68938CE1" w:rsidR="7DC81B1F">
        <w:rPr>
          <w:sz w:val="18"/>
          <w:szCs w:val="18"/>
          <w:lang w:val="en-US"/>
        </w:rPr>
        <w:t xml:space="preserve">Students learn that data science often involves samples of data. Next, they understand that samples </w:t>
      </w:r>
      <w:r w:rsidRPr="68938CE1" w:rsidR="3B1F96E6">
        <w:rPr>
          <w:sz w:val="18"/>
          <w:szCs w:val="18"/>
          <w:lang w:val="en-US"/>
        </w:rPr>
        <w:t>originate from populations which often have a probability model associated with them. They are introduced to basic concepts in statistical inference (to infer population parameters using sample statistics) using the standard no</w:t>
      </w:r>
      <w:r w:rsidRPr="68938CE1" w:rsidR="386230EB">
        <w:rPr>
          <w:sz w:val="18"/>
          <w:szCs w:val="18"/>
          <w:lang w:val="en-US"/>
        </w:rPr>
        <w:t xml:space="preserve">rmal distribution. </w:t>
      </w:r>
      <w:r w:rsidRPr="68938CE1" w:rsidR="1B0F29F5">
        <w:rPr>
          <w:sz w:val="18"/>
          <w:szCs w:val="18"/>
          <w:lang w:val="en-US"/>
        </w:rPr>
        <w:t>Last, students learn the concept of conditional independence and Bayes rule from probability theory.</w:t>
      </w:r>
    </w:p>
    <w:p w:rsidR="68938CE1" w:rsidP="68938CE1" w:rsidRDefault="68938CE1" w14:paraId="3AD688E4" w14:textId="10229A99">
      <w:pPr>
        <w:pStyle w:val="Normal"/>
        <w:spacing w:line="276" w:lineRule="auto"/>
        <w:ind w:left="0"/>
        <w:rPr>
          <w:sz w:val="18"/>
          <w:szCs w:val="18"/>
          <w:lang w:val="en-US"/>
        </w:rPr>
      </w:pPr>
    </w:p>
    <w:p w:rsidR="71B6A239" w:rsidP="68938CE1" w:rsidRDefault="71B6A239" w14:paraId="1E6430CD" w14:textId="70B914A1">
      <w:pPr>
        <w:pStyle w:val="ListParagraph"/>
        <w:numPr>
          <w:ilvl w:val="0"/>
          <w:numId w:val="32"/>
        </w:numPr>
        <w:spacing w:line="276" w:lineRule="auto"/>
        <w:rPr>
          <w:rFonts w:ascii="Open Sans" w:hAnsi="Open Sans" w:eastAsia="Open Sans" w:cs="Open Sans" w:asciiTheme="minorAscii" w:hAnsiTheme="minorAscii" w:eastAsiaTheme="minorAscii" w:cstheme="minorAscii"/>
          <w:sz w:val="18"/>
          <w:szCs w:val="18"/>
          <w:lang w:val="en-US"/>
        </w:rPr>
      </w:pPr>
      <w:r w:rsidRPr="25C6A51E" w:rsidR="71B6A239">
        <w:rPr>
          <w:sz w:val="18"/>
          <w:szCs w:val="18"/>
          <w:lang w:val="en-US"/>
        </w:rPr>
        <w:t xml:space="preserve">Students demonstrate an understanding of correlation and simple linear regression. </w:t>
      </w:r>
      <w:r w:rsidRPr="25C6A51E" w:rsidR="42D26E7A">
        <w:rPr>
          <w:sz w:val="18"/>
          <w:szCs w:val="18"/>
          <w:lang w:val="en-US"/>
        </w:rPr>
        <w:t>Further, they learn how to compute a correlation coefficient by hand using sigma notation.</w:t>
      </w:r>
    </w:p>
    <w:p w:rsidR="25C6A51E" w:rsidP="25C6A51E" w:rsidRDefault="25C6A51E" w14:paraId="06973B07" w14:textId="583AC718">
      <w:pPr>
        <w:pStyle w:val="Normal"/>
        <w:spacing w:line="276" w:lineRule="auto"/>
        <w:rPr>
          <w:sz w:val="18"/>
          <w:szCs w:val="18"/>
          <w:lang w:val="en-US"/>
        </w:rPr>
      </w:pPr>
    </w:p>
    <w:p w:rsidR="71B6A239" w:rsidP="68938CE1" w:rsidRDefault="71B6A239" w14:paraId="5F6F7CD4" w14:textId="684DB918">
      <w:pPr>
        <w:pStyle w:val="ListParagraph"/>
        <w:numPr>
          <w:ilvl w:val="0"/>
          <w:numId w:val="32"/>
        </w:numPr>
        <w:spacing w:line="276" w:lineRule="auto"/>
        <w:rPr>
          <w:rFonts w:ascii="Open Sans" w:hAnsi="Open Sans" w:eastAsia="Open Sans" w:cs="Open Sans" w:asciiTheme="minorAscii" w:hAnsiTheme="minorAscii" w:eastAsiaTheme="minorAscii" w:cstheme="minorAscii"/>
          <w:sz w:val="18"/>
          <w:szCs w:val="18"/>
          <w:lang w:val="en-US"/>
        </w:rPr>
      </w:pPr>
      <w:r w:rsidRPr="25C6A51E" w:rsidR="71B6A239">
        <w:rPr>
          <w:sz w:val="18"/>
          <w:szCs w:val="18"/>
          <w:lang w:val="en-US"/>
        </w:rPr>
        <w:t xml:space="preserve">Students are familiar with CRISP-DM. </w:t>
      </w:r>
      <w:r w:rsidRPr="25C6A51E" w:rsidR="14BE4009">
        <w:rPr>
          <w:sz w:val="18"/>
          <w:szCs w:val="18"/>
          <w:lang w:val="en-US"/>
        </w:rPr>
        <w:t>They understand the different roles and responsibilities involved.</w:t>
      </w:r>
    </w:p>
    <w:p w:rsidR="25C6A51E" w:rsidP="25C6A51E" w:rsidRDefault="25C6A51E" w14:paraId="72E14BD7" w14:textId="4B5C3CF0">
      <w:pPr>
        <w:pStyle w:val="Normal"/>
        <w:spacing w:line="276" w:lineRule="auto"/>
        <w:ind w:left="0"/>
        <w:rPr>
          <w:sz w:val="18"/>
          <w:szCs w:val="18"/>
          <w:lang w:val="en-US"/>
        </w:rPr>
      </w:pPr>
    </w:p>
    <w:p w:rsidR="71B6A239" w:rsidP="68938CE1" w:rsidRDefault="71B6A239" w14:paraId="6C54E609" w14:textId="1E15E350">
      <w:pPr>
        <w:pStyle w:val="ListParagraph"/>
        <w:numPr>
          <w:ilvl w:val="0"/>
          <w:numId w:val="32"/>
        </w:numPr>
        <w:spacing w:line="276" w:lineRule="auto"/>
        <w:rPr>
          <w:rFonts w:ascii="Open Sans" w:hAnsi="Open Sans" w:eastAsia="Open Sans" w:cs="Open Sans" w:asciiTheme="minorAscii" w:hAnsiTheme="minorAscii" w:eastAsiaTheme="minorAscii" w:cstheme="minorAscii"/>
          <w:sz w:val="18"/>
          <w:szCs w:val="18"/>
          <w:lang w:val="en-US"/>
        </w:rPr>
      </w:pPr>
      <w:r w:rsidRPr="25C6A51E" w:rsidR="71B6A239">
        <w:rPr>
          <w:sz w:val="18"/>
          <w:szCs w:val="18"/>
          <w:lang w:val="en-US"/>
        </w:rPr>
        <w:t xml:space="preserve">Students are familiar with sigma-notation and linear transformations. </w:t>
      </w:r>
      <w:r w:rsidRPr="25C6A51E" w:rsidR="4D09C769">
        <w:rPr>
          <w:sz w:val="18"/>
          <w:szCs w:val="18"/>
          <w:lang w:val="en-US"/>
        </w:rPr>
        <w:t>They demonstrate their understanding by computing descriptive statistics and correlation coefficients by hand.</w:t>
      </w:r>
    </w:p>
    <w:p w:rsidR="25C6A51E" w:rsidP="25C6A51E" w:rsidRDefault="25C6A51E" w14:paraId="32B878A5" w14:textId="7261D96E">
      <w:pPr>
        <w:pStyle w:val="Normal"/>
        <w:spacing w:line="276" w:lineRule="auto"/>
        <w:rPr>
          <w:sz w:val="18"/>
          <w:szCs w:val="18"/>
          <w:lang w:val="en-US"/>
        </w:rPr>
      </w:pPr>
    </w:p>
    <w:p w:rsidR="71B6A239" w:rsidP="25C6A51E" w:rsidRDefault="71B6A239" w14:paraId="5A24ED94" w14:textId="552473F9">
      <w:pPr>
        <w:pStyle w:val="ListParagraph"/>
        <w:numPr>
          <w:ilvl w:val="0"/>
          <w:numId w:val="32"/>
        </w:numPr>
        <w:spacing w:line="276" w:lineRule="auto"/>
        <w:rPr>
          <w:rFonts w:ascii="Open Sans" w:hAnsi="Open Sans" w:eastAsia="Open Sans" w:cs="Open Sans" w:asciiTheme="minorAscii" w:hAnsiTheme="minorAscii" w:eastAsiaTheme="minorAscii" w:cstheme="minorAscii"/>
          <w:color w:val="333333"/>
          <w:sz w:val="18"/>
          <w:szCs w:val="18"/>
          <w:lang w:val="en-US"/>
        </w:rPr>
      </w:pPr>
      <w:r w:rsidRPr="25C6A51E" w:rsidR="71B6A239">
        <w:rPr>
          <w:sz w:val="18"/>
          <w:szCs w:val="18"/>
          <w:lang w:val="en-US"/>
        </w:rPr>
        <w:t>Students can translate a business requirement into a data science problem.</w:t>
      </w:r>
      <w:r w:rsidRPr="25C6A51E" w:rsidR="68C8EBE1">
        <w:rPr>
          <w:sz w:val="18"/>
          <w:szCs w:val="18"/>
          <w:lang w:val="en-US"/>
        </w:rPr>
        <w:t xml:space="preserve"> In sum,</w:t>
      </w:r>
      <w:r w:rsidRPr="25C6A51E" w:rsidR="68C8EBE1">
        <w:rPr>
          <w:rFonts w:cs="Open Sans" w:cstheme="minorAscii"/>
          <w:color w:val="333333"/>
          <w:sz w:val="18"/>
          <w:szCs w:val="18"/>
          <w:lang w:val="en-US"/>
        </w:rPr>
        <w:t xml:space="preserve"> the student can identify different forms of tabular data and perform appropriate analyses (data description, data visualization, correlation and/or regression).</w:t>
      </w:r>
    </w:p>
    <w:p w:rsidR="71B6A239" w:rsidP="25C6A51E" w:rsidRDefault="71B6A239" w14:paraId="72C05353" w14:textId="0F3D9919">
      <w:pPr>
        <w:pStyle w:val="Normal"/>
        <w:spacing w:line="276" w:lineRule="auto"/>
        <w:ind w:left="0"/>
        <w:rPr>
          <w:sz w:val="18"/>
          <w:szCs w:val="18"/>
          <w:lang w:val="en-US"/>
        </w:rPr>
      </w:pPr>
    </w:p>
    <w:p w:rsidR="00865FB6" w:rsidP="00D8262A" w:rsidRDefault="00865FB6" w14:paraId="4D7EC636" w14:textId="77777777">
      <w:pPr>
        <w:spacing w:line="276" w:lineRule="auto"/>
        <w:rPr>
          <w:lang w:val="en-US"/>
        </w:rPr>
      </w:pPr>
    </w:p>
    <w:p w:rsidRPr="00F60008" w:rsidR="00D8262A" w:rsidP="00D8262A" w:rsidRDefault="00D8262A" w14:paraId="0B249022" w14:textId="4B444C23">
      <w:pPr>
        <w:keepNext/>
        <w:keepLines/>
        <w:numPr>
          <w:ilvl w:val="0"/>
          <w:numId w:val="12"/>
        </w:numPr>
        <w:spacing w:after="480" w:line="380" w:lineRule="atLeast"/>
        <w:outlineLvl w:val="0"/>
        <w:rPr>
          <w:rFonts w:asciiTheme="majorHAnsi" w:hAnsiTheme="majorHAnsi" w:eastAsiaTheme="majorEastAsia" w:cstheme="majorBidi"/>
          <w:color w:val="ED7623" w:themeColor="text2"/>
          <w:sz w:val="38"/>
          <w:szCs w:val="32"/>
        </w:rPr>
      </w:pPr>
      <w:bookmarkStart w:name="_Toc40102019" w:id="8"/>
      <w:r w:rsidRPr="00F60008">
        <w:rPr>
          <w:rFonts w:asciiTheme="majorHAnsi" w:hAnsiTheme="majorHAnsi" w:eastAsiaTheme="majorEastAsia" w:cstheme="majorBidi"/>
          <w:color w:val="ED7623" w:themeColor="text2"/>
          <w:sz w:val="38"/>
          <w:szCs w:val="32"/>
        </w:rPr>
        <w:t>Teaching and Learning Activities</w:t>
      </w:r>
      <w:bookmarkEnd w:id="8"/>
    </w:p>
    <w:p w:rsidRPr="00F60008" w:rsidR="00D8262A" w:rsidP="00D8262A" w:rsidRDefault="00D8262A" w14:paraId="14BA2D37"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20" w:id="9"/>
      <w:r w:rsidRPr="00F60008">
        <w:rPr>
          <w:rFonts w:asciiTheme="majorHAnsi" w:hAnsiTheme="majorHAnsi" w:eastAsiaTheme="majorEastAsia" w:cstheme="majorBidi"/>
          <w:b/>
          <w:color w:val="3CB4E5" w:themeColor="accent1"/>
          <w:sz w:val="20"/>
          <w:szCs w:val="26"/>
        </w:rPr>
        <w:t>Teaching and learning activities</w:t>
      </w:r>
      <w:bookmarkEnd w:id="9"/>
    </w:p>
    <w:p w:rsidR="000528E7" w:rsidP="31E4E1C7" w:rsidRDefault="000528E7" w14:paraId="1AC06963" w14:textId="46AA8AB7">
      <w:pPr>
        <w:spacing w:line="276" w:lineRule="auto"/>
        <w:jc w:val="both"/>
        <w:rPr>
          <w:rFonts w:cs="Open Sans" w:cstheme="minorAscii"/>
          <w:lang w:val="en-US"/>
        </w:rPr>
      </w:pPr>
      <w:r w:rsidRPr="25C6A51E" w:rsidR="000528E7">
        <w:rPr>
          <w:rFonts w:cs="Open Sans" w:cstheme="minorAscii"/>
          <w:lang w:val="en-US"/>
        </w:rPr>
        <w:t xml:space="preserve">Instruction methods used in this module are lectures, e-learning, workshops and case studies. Students are expected to self-study online study materials (mainly chapters from the </w:t>
      </w:r>
      <w:r w:rsidRPr="25C6A51E" w:rsidR="568F53DF">
        <w:rPr>
          <w:rFonts w:cs="Open Sans" w:cstheme="minorAscii"/>
          <w:lang w:val="en-US"/>
        </w:rPr>
        <w:t xml:space="preserve">online </w:t>
      </w:r>
      <w:r w:rsidRPr="25C6A51E" w:rsidR="000528E7">
        <w:rPr>
          <w:rFonts w:cs="Open Sans" w:cstheme="minorAscii"/>
          <w:lang w:val="en-US"/>
        </w:rPr>
        <w:t>textbook</w:t>
      </w:r>
      <w:ins w:author="Heijligers, Bram" w:date="2021-04-14T07:33:17.411Z" w:id="1997515461">
        <w:r w:rsidRPr="25C6A51E" w:rsidR="76FB757C">
          <w:rPr>
            <w:rFonts w:cs="Open Sans" w:cstheme="minorAscii"/>
            <w:lang w:val="en-US"/>
          </w:rPr>
          <w:t xml:space="preserve"> </w:t>
        </w:r>
      </w:ins>
      <w:commentRangeStart w:id="271499043"/>
      <w:commentRangeStart w:id="2026397919"/>
      <w:r w:rsidRPr="25C6A51E" w:rsidR="06B4C7F1">
        <w:rPr>
          <w:rFonts w:cs="Open Sans" w:cstheme="minorAscii"/>
          <w:lang w:val="en-US"/>
        </w:rPr>
        <w:t>and</w:t>
      </w:r>
      <w:r w:rsidRPr="25C6A51E" w:rsidR="76FB757C">
        <w:rPr>
          <w:rFonts w:cs="Open Sans" w:cstheme="minorAscii"/>
          <w:lang w:val="en-US"/>
        </w:rPr>
        <w:t xml:space="preserve"> educational videos</w:t>
      </w:r>
      <w:commentRangeEnd w:id="271499043"/>
      <w:r>
        <w:rPr>
          <w:rStyle w:val="CommentReference"/>
        </w:rPr>
        <w:commentReference w:id="271499043"/>
      </w:r>
      <w:commentRangeEnd w:id="2026397919"/>
      <w:r>
        <w:rPr>
          <w:rStyle w:val="CommentReference"/>
        </w:rPr>
        <w:commentReference w:id="2026397919"/>
      </w:r>
      <w:r w:rsidRPr="25C6A51E" w:rsidR="000528E7">
        <w:rPr>
          <w:rFonts w:cs="Open Sans" w:cstheme="minorAscii"/>
          <w:lang w:val="en-US"/>
        </w:rPr>
        <w:t xml:space="preserve">) before coming to class. In the lectures the main concepts discussed in the textbook will be </w:t>
      </w:r>
      <w:proofErr w:type="gramStart"/>
      <w:r w:rsidRPr="25C6A51E" w:rsidR="000528E7">
        <w:rPr>
          <w:rFonts w:cs="Open Sans" w:cstheme="minorAscii"/>
          <w:lang w:val="en-US"/>
        </w:rPr>
        <w:t>reviewed, and</w:t>
      </w:r>
      <w:proofErr w:type="gramEnd"/>
      <w:r w:rsidRPr="25C6A51E" w:rsidR="000528E7">
        <w:rPr>
          <w:rFonts w:cs="Open Sans" w:cstheme="minorAscii"/>
          <w:lang w:val="en-US"/>
        </w:rPr>
        <w:t xml:space="preserve"> illustrated using examples and short cases. In order to deepen understanding, and train students in the application of the concepts. In the same lecture, a case study will be introduced, to be analyzed in groups of maximum four students. One of the groups will present their analysis of the case in the next </w:t>
      </w:r>
      <w:proofErr w:type="gramStart"/>
      <w:r w:rsidRPr="25C6A51E" w:rsidR="000528E7">
        <w:rPr>
          <w:rFonts w:cs="Open Sans" w:cstheme="minorAscii"/>
          <w:lang w:val="en-US"/>
        </w:rPr>
        <w:t>session, and</w:t>
      </w:r>
      <w:proofErr w:type="gramEnd"/>
      <w:r w:rsidRPr="25C6A51E" w:rsidR="000528E7">
        <w:rPr>
          <w:rFonts w:cs="Open Sans" w:cstheme="minorAscii"/>
          <w:lang w:val="en-US"/>
        </w:rPr>
        <w:t xml:space="preserve"> open the floor for a plenary discussion. </w:t>
      </w:r>
    </w:p>
    <w:p w:rsidRPr="000528E7" w:rsidR="000528E7" w:rsidP="00D8262A" w:rsidRDefault="000528E7" w14:paraId="2870D648" w14:textId="77777777">
      <w:pPr>
        <w:spacing w:line="276" w:lineRule="auto"/>
        <w:rPr>
          <w:rFonts w:cstheme="minorHAnsi"/>
          <w:szCs w:val="20"/>
          <w:lang w:val="en-US"/>
        </w:rPr>
      </w:pPr>
    </w:p>
    <w:p w:rsidRPr="00F60008" w:rsidR="00D8262A" w:rsidP="00D8262A" w:rsidRDefault="00D8262A" w14:paraId="77F2C08B"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21" w:id="10"/>
      <w:r w:rsidRPr="00F60008">
        <w:rPr>
          <w:rFonts w:asciiTheme="majorHAnsi" w:hAnsiTheme="majorHAnsi" w:eastAsiaTheme="majorEastAsia" w:cstheme="majorBidi"/>
          <w:b/>
          <w:color w:val="3CB4E5" w:themeColor="accent1"/>
          <w:sz w:val="20"/>
          <w:szCs w:val="26"/>
        </w:rPr>
        <w:t>Assignments</w:t>
      </w:r>
      <w:bookmarkEnd w:id="10"/>
    </w:p>
    <w:p w:rsidRPr="00041D70" w:rsidR="00D8262A" w:rsidP="68938CE1" w:rsidRDefault="00041D70" w14:paraId="20CF6DF3" w14:textId="59D6D6A1" w14:noSpellErr="1">
      <w:pPr>
        <w:spacing w:line="276" w:lineRule="auto"/>
        <w:jc w:val="both"/>
        <w:rPr>
          <w:rFonts w:cs="Open Sans" w:cstheme="minorAscii"/>
          <w:lang w:val="en-US"/>
        </w:rPr>
      </w:pPr>
      <w:r w:rsidRPr="68938CE1" w:rsidR="00041D70">
        <w:rPr>
          <w:rFonts w:ascii="Calibri" w:hAnsi="Calibri" w:cs="Calibri"/>
          <w:sz w:val="20"/>
          <w:szCs w:val="20"/>
          <w:lang w:val="en-US" w:eastAsia="nl-NL"/>
        </w:rPr>
        <w:t xml:space="preserve">Each week students </w:t>
      </w:r>
      <w:r w:rsidRPr="68938CE1" w:rsidR="00041D70">
        <w:rPr>
          <w:rFonts w:ascii="Calibri" w:hAnsi="Calibri" w:cs="Calibri"/>
          <w:sz w:val="20"/>
          <w:szCs w:val="20"/>
          <w:lang w:val="en-US" w:eastAsia="nl-NL"/>
        </w:rPr>
        <w:t>have to</w:t>
      </w:r>
      <w:r w:rsidRPr="68938CE1" w:rsidR="00041D70">
        <w:rPr>
          <w:rFonts w:ascii="Calibri" w:hAnsi="Calibri" w:cs="Calibri"/>
          <w:sz w:val="20"/>
          <w:szCs w:val="20"/>
          <w:lang w:val="en-US" w:eastAsia="nl-NL"/>
        </w:rPr>
        <w:t xml:space="preserve"> prepare classes by studying designated chapters of the textbook and other study materials. After each lecture, students will work in groups on selected case studies that illustrate the concepts discussed in that week.</w:t>
      </w:r>
    </w:p>
    <w:p w:rsidR="68938CE1" w:rsidP="68938CE1" w:rsidRDefault="68938CE1" w14:paraId="2187586E" w14:textId="0F8C0BC1">
      <w:pPr>
        <w:pStyle w:val="Normal"/>
        <w:spacing w:line="276" w:lineRule="auto"/>
        <w:jc w:val="both"/>
        <w:rPr>
          <w:rFonts w:ascii="Calibri" w:hAnsi="Calibri" w:cs="Calibri"/>
          <w:sz w:val="18"/>
          <w:szCs w:val="18"/>
          <w:lang w:val="en-US" w:eastAsia="nl-NL"/>
        </w:rPr>
      </w:pPr>
    </w:p>
    <w:p w:rsidR="68938CE1" w:rsidP="68938CE1" w:rsidRDefault="68938CE1" w14:paraId="5136C784" w14:textId="1C7F001A">
      <w:pPr>
        <w:pStyle w:val="Normal"/>
        <w:spacing w:line="276" w:lineRule="auto"/>
        <w:jc w:val="both"/>
        <w:rPr>
          <w:rFonts w:ascii="Calibri" w:hAnsi="Calibri" w:cs="Calibri"/>
          <w:sz w:val="18"/>
          <w:szCs w:val="18"/>
          <w:lang w:val="en-US" w:eastAsia="nl-NL"/>
        </w:rPr>
      </w:pPr>
    </w:p>
    <w:p w:rsidR="68938CE1" w:rsidP="68938CE1" w:rsidRDefault="68938CE1" w14:paraId="4134C62F" w14:textId="2D490B90">
      <w:pPr>
        <w:pStyle w:val="Normal"/>
        <w:spacing w:line="276" w:lineRule="auto"/>
        <w:jc w:val="both"/>
        <w:rPr>
          <w:rFonts w:ascii="Calibri" w:hAnsi="Calibri" w:cs="Calibri"/>
          <w:sz w:val="18"/>
          <w:szCs w:val="18"/>
          <w:lang w:val="en-US" w:eastAsia="nl-NL"/>
        </w:rPr>
      </w:pPr>
    </w:p>
    <w:p w:rsidR="68938CE1" w:rsidP="68938CE1" w:rsidRDefault="68938CE1" w14:paraId="0C6EDC8C" w14:textId="77EB6150">
      <w:pPr>
        <w:pStyle w:val="Normal"/>
        <w:spacing w:line="276" w:lineRule="auto"/>
        <w:jc w:val="both"/>
        <w:rPr>
          <w:rFonts w:ascii="Calibri" w:hAnsi="Calibri" w:cs="Calibri"/>
          <w:sz w:val="18"/>
          <w:szCs w:val="18"/>
          <w:lang w:val="en-US" w:eastAsia="nl-NL"/>
        </w:rPr>
      </w:pPr>
    </w:p>
    <w:p w:rsidR="68938CE1" w:rsidP="68938CE1" w:rsidRDefault="68938CE1" w14:paraId="56D90304" w14:textId="740C9306">
      <w:pPr>
        <w:pStyle w:val="Normal"/>
        <w:spacing w:line="276" w:lineRule="auto"/>
        <w:jc w:val="both"/>
        <w:rPr>
          <w:rFonts w:ascii="Calibri" w:hAnsi="Calibri" w:cs="Calibri"/>
          <w:sz w:val="18"/>
          <w:szCs w:val="18"/>
          <w:lang w:val="en-US" w:eastAsia="nl-NL"/>
        </w:rPr>
      </w:pPr>
    </w:p>
    <w:p w:rsidR="68938CE1" w:rsidP="68938CE1" w:rsidRDefault="68938CE1" w14:paraId="608EC65C" w14:textId="4A06731D">
      <w:pPr>
        <w:pStyle w:val="Normal"/>
        <w:spacing w:line="276" w:lineRule="auto"/>
        <w:jc w:val="both"/>
        <w:rPr>
          <w:rFonts w:ascii="Calibri" w:hAnsi="Calibri" w:cs="Calibri"/>
          <w:sz w:val="18"/>
          <w:szCs w:val="18"/>
          <w:lang w:val="en-US" w:eastAsia="nl-NL"/>
        </w:rPr>
      </w:pPr>
    </w:p>
    <w:p w:rsidR="68938CE1" w:rsidP="68938CE1" w:rsidRDefault="68938CE1" w14:paraId="54F1CBC9" w14:textId="2AA32DA3">
      <w:pPr>
        <w:pStyle w:val="Normal"/>
        <w:spacing w:line="276" w:lineRule="auto"/>
        <w:jc w:val="both"/>
        <w:rPr>
          <w:rFonts w:ascii="Calibri" w:hAnsi="Calibri" w:cs="Calibri"/>
          <w:sz w:val="18"/>
          <w:szCs w:val="18"/>
          <w:lang w:val="en-US" w:eastAsia="nl-NL"/>
        </w:rPr>
      </w:pPr>
    </w:p>
    <w:p w:rsidR="68938CE1" w:rsidP="68938CE1" w:rsidRDefault="68938CE1" w14:paraId="71EEF9F8" w14:textId="2E2B6EC4">
      <w:pPr>
        <w:pStyle w:val="Normal"/>
        <w:spacing w:line="276" w:lineRule="auto"/>
        <w:jc w:val="both"/>
        <w:rPr>
          <w:rFonts w:ascii="Calibri" w:hAnsi="Calibri" w:cs="Calibri"/>
          <w:sz w:val="18"/>
          <w:szCs w:val="18"/>
          <w:lang w:val="en-US" w:eastAsia="nl-NL"/>
        </w:rPr>
      </w:pPr>
    </w:p>
    <w:p w:rsidR="68938CE1" w:rsidP="68938CE1" w:rsidRDefault="68938CE1" w14:paraId="771539ED" w14:textId="7BEEA7FD">
      <w:pPr>
        <w:pStyle w:val="Normal"/>
        <w:spacing w:line="276" w:lineRule="auto"/>
        <w:jc w:val="both"/>
        <w:rPr>
          <w:rFonts w:ascii="Calibri" w:hAnsi="Calibri" w:cs="Calibri"/>
          <w:sz w:val="18"/>
          <w:szCs w:val="18"/>
          <w:lang w:val="en-US" w:eastAsia="nl-NL"/>
        </w:rPr>
      </w:pPr>
    </w:p>
    <w:p w:rsidR="68938CE1" w:rsidP="68938CE1" w:rsidRDefault="68938CE1" w14:paraId="1DCA82A5" w14:textId="0016FCCD">
      <w:pPr>
        <w:pStyle w:val="Normal"/>
        <w:spacing w:line="276" w:lineRule="auto"/>
        <w:jc w:val="both"/>
        <w:rPr>
          <w:rFonts w:ascii="Calibri" w:hAnsi="Calibri" w:cs="Calibri"/>
          <w:sz w:val="18"/>
          <w:szCs w:val="18"/>
          <w:lang w:val="en-US" w:eastAsia="nl-NL"/>
        </w:rPr>
      </w:pPr>
    </w:p>
    <w:p w:rsidR="68938CE1" w:rsidP="68938CE1" w:rsidRDefault="68938CE1" w14:paraId="1435D9A0" w14:textId="7344E2D2">
      <w:pPr>
        <w:pStyle w:val="Normal"/>
        <w:spacing w:line="276" w:lineRule="auto"/>
        <w:jc w:val="both"/>
        <w:rPr>
          <w:rFonts w:ascii="Calibri" w:hAnsi="Calibri" w:cs="Calibri"/>
          <w:sz w:val="18"/>
          <w:szCs w:val="18"/>
          <w:lang w:val="en-US" w:eastAsia="nl-NL"/>
        </w:rPr>
      </w:pPr>
    </w:p>
    <w:p w:rsidR="68938CE1" w:rsidP="68938CE1" w:rsidRDefault="68938CE1" w14:paraId="1DEE857F" w14:textId="07FFFFC2">
      <w:pPr>
        <w:pStyle w:val="Normal"/>
        <w:spacing w:line="276" w:lineRule="auto"/>
        <w:jc w:val="both"/>
        <w:rPr>
          <w:rFonts w:ascii="Calibri" w:hAnsi="Calibri" w:cs="Calibri"/>
          <w:sz w:val="18"/>
          <w:szCs w:val="18"/>
          <w:lang w:val="en-US" w:eastAsia="nl-NL"/>
        </w:rPr>
      </w:pPr>
    </w:p>
    <w:p w:rsidR="68938CE1" w:rsidP="68938CE1" w:rsidRDefault="68938CE1" w14:paraId="5FC2CBB8" w14:textId="2CA85A51">
      <w:pPr>
        <w:pStyle w:val="Normal"/>
        <w:spacing w:line="276" w:lineRule="auto"/>
        <w:jc w:val="both"/>
        <w:rPr>
          <w:rFonts w:ascii="Calibri" w:hAnsi="Calibri" w:cs="Calibri"/>
          <w:sz w:val="18"/>
          <w:szCs w:val="18"/>
          <w:lang w:val="en-US" w:eastAsia="nl-NL"/>
        </w:rPr>
      </w:pPr>
    </w:p>
    <w:p w:rsidR="68938CE1" w:rsidP="68938CE1" w:rsidRDefault="68938CE1" w14:paraId="166F1801" w14:textId="003F67A5">
      <w:pPr>
        <w:pStyle w:val="Normal"/>
        <w:spacing w:line="276" w:lineRule="auto"/>
        <w:jc w:val="both"/>
        <w:rPr>
          <w:rFonts w:ascii="Calibri" w:hAnsi="Calibri" w:cs="Calibri"/>
          <w:sz w:val="18"/>
          <w:szCs w:val="18"/>
          <w:lang w:val="en-US" w:eastAsia="nl-NL"/>
        </w:rPr>
      </w:pPr>
    </w:p>
    <w:p w:rsidR="68938CE1" w:rsidP="68938CE1" w:rsidRDefault="68938CE1" w14:paraId="57E2C162" w14:textId="2FE8FF40">
      <w:pPr>
        <w:pStyle w:val="Normal"/>
        <w:spacing w:line="276" w:lineRule="auto"/>
        <w:jc w:val="both"/>
        <w:rPr>
          <w:rFonts w:ascii="Calibri" w:hAnsi="Calibri" w:cs="Calibri"/>
          <w:sz w:val="18"/>
          <w:szCs w:val="18"/>
          <w:lang w:val="en-US" w:eastAsia="nl-NL"/>
        </w:rPr>
      </w:pPr>
    </w:p>
    <w:p w:rsidR="68938CE1" w:rsidP="68938CE1" w:rsidRDefault="68938CE1" w14:paraId="0EDFB19F" w14:textId="0F21ABB3">
      <w:pPr>
        <w:pStyle w:val="Normal"/>
        <w:spacing w:line="276" w:lineRule="auto"/>
        <w:jc w:val="both"/>
        <w:rPr>
          <w:rFonts w:ascii="Calibri" w:hAnsi="Calibri" w:cs="Calibri"/>
          <w:sz w:val="18"/>
          <w:szCs w:val="18"/>
          <w:lang w:val="en-US" w:eastAsia="nl-NL"/>
        </w:rPr>
      </w:pPr>
    </w:p>
    <w:p w:rsidR="68938CE1" w:rsidP="68938CE1" w:rsidRDefault="68938CE1" w14:paraId="7D3111E6" w14:textId="20A2A552">
      <w:pPr>
        <w:pStyle w:val="Normal"/>
        <w:spacing w:line="276" w:lineRule="auto"/>
        <w:jc w:val="both"/>
        <w:rPr>
          <w:rFonts w:ascii="Calibri" w:hAnsi="Calibri" w:cs="Calibri"/>
          <w:sz w:val="18"/>
          <w:szCs w:val="18"/>
          <w:lang w:val="en-US" w:eastAsia="nl-NL"/>
        </w:rPr>
      </w:pPr>
    </w:p>
    <w:p w:rsidRPr="00F60008" w:rsidR="00D8262A" w:rsidP="00D8262A" w:rsidRDefault="00D8262A" w14:paraId="0253DCE1" w14:textId="77777777">
      <w:pPr>
        <w:spacing w:line="276" w:lineRule="auto"/>
        <w:rPr>
          <w:rFonts w:ascii="Calibri" w:hAnsi="Calibri" w:cs="Calibri"/>
          <w:sz w:val="20"/>
          <w:szCs w:val="20"/>
          <w:lang w:val="en-US"/>
        </w:rPr>
      </w:pPr>
    </w:p>
    <w:p w:rsidRPr="00F60008" w:rsidR="00D8262A" w:rsidP="68938CE1" w:rsidRDefault="00D8262A" w14:paraId="664D6347" w14:textId="77777777">
      <w:pPr>
        <w:keepNext/>
        <w:keepLines/>
        <w:numPr>
          <w:ilvl w:val="1"/>
          <w:numId w:val="12"/>
        </w:numPr>
        <w:outlineLvl w:val="1"/>
        <w:rPr>
          <w:rFonts w:ascii="Open Sans" w:hAnsi="Open Sans" w:eastAsia="" w:cs="" w:asciiTheme="majorAscii" w:hAnsiTheme="majorAscii" w:eastAsiaTheme="majorEastAsia" w:cstheme="majorBidi"/>
          <w:b w:val="1"/>
          <w:bCs w:val="1"/>
          <w:color w:val="3CB4E5" w:themeColor="accent1"/>
          <w:sz w:val="20"/>
          <w:szCs w:val="20"/>
        </w:rPr>
      </w:pPr>
      <w:bookmarkStart w:name="_Toc40102022" w:id="11"/>
      <w:r w:rsidRPr="68938CE1" w:rsidR="00D8262A">
        <w:rPr>
          <w:rFonts w:ascii="Open Sans" w:hAnsi="Open Sans" w:eastAsia="" w:cs="" w:asciiTheme="majorAscii" w:hAnsiTheme="majorAscii" w:eastAsiaTheme="majorEastAsia" w:cstheme="majorBidi"/>
          <w:b w:val="1"/>
          <w:bCs w:val="1"/>
          <w:color w:val="3CB4E5" w:themeColor="accent1" w:themeTint="FF" w:themeShade="FF"/>
          <w:sz w:val="20"/>
          <w:szCs w:val="20"/>
        </w:rPr>
        <w:t>Planning</w:t>
      </w:r>
      <w:bookmarkEnd w:id="11"/>
    </w:p>
    <w:tbl>
      <w:tblPr>
        <w:tblStyle w:val="TableGrid"/>
        <w:tblW w:w="0" w:type="auto"/>
        <w:tblLayout w:type="fixed"/>
        <w:tblLook w:val="04A0" w:firstRow="1" w:lastRow="0" w:firstColumn="1" w:lastColumn="0" w:noHBand="0" w:noVBand="1"/>
      </w:tblPr>
      <w:tblGrid>
        <w:gridCol w:w="750"/>
        <w:gridCol w:w="570"/>
        <w:gridCol w:w="2025"/>
        <w:gridCol w:w="6120"/>
      </w:tblGrid>
      <w:tr w:rsidR="68938CE1" w:rsidTr="20B3E8BC" w14:paraId="17126FBD">
        <w:tc>
          <w:tcPr>
            <w:tcW w:w="75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8938CE1" w:rsidP="68938CE1" w:rsidRDefault="68938CE1" w14:paraId="02B0B562" w14:textId="578FC705">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1"/>
                <w:bCs w:val="1"/>
                <w:i w:val="0"/>
                <w:iCs w:val="0"/>
                <w:color w:val="000000" w:themeColor="text1" w:themeTint="FF" w:themeShade="FF"/>
                <w:sz w:val="20"/>
                <w:szCs w:val="20"/>
                <w:lang w:val="en-GB"/>
              </w:rPr>
              <w:t>Week</w:t>
            </w:r>
          </w:p>
        </w:tc>
        <w:tc>
          <w:tcPr>
            <w:tcW w:w="57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8938CE1" w:rsidP="68938CE1" w:rsidRDefault="68938CE1" w14:paraId="48734688" w14:textId="75870EC0">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1"/>
                <w:bCs w:val="1"/>
                <w:i w:val="0"/>
                <w:iCs w:val="0"/>
                <w:color w:val="000000" w:themeColor="text1" w:themeTint="FF" w:themeShade="FF"/>
                <w:sz w:val="20"/>
                <w:szCs w:val="20"/>
                <w:lang w:val="en-GB"/>
              </w:rPr>
              <w:t>Day</w:t>
            </w:r>
          </w:p>
        </w:tc>
        <w:tc>
          <w:tcPr>
            <w:tcW w:w="202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4E40265" w:rsidP="68938CE1" w:rsidRDefault="34E40265" w14:paraId="2B6962B2" w14:textId="26DC34AA">
            <w:pPr>
              <w:pStyle w:val="Normal"/>
              <w:rPr>
                <w:rFonts w:ascii="Calibri" w:hAnsi="Calibri" w:eastAsia="Calibri" w:cs="Calibri"/>
                <w:b w:val="1"/>
                <w:bCs w:val="1"/>
                <w:i w:val="0"/>
                <w:iCs w:val="0"/>
                <w:color w:val="000000" w:themeColor="text1" w:themeTint="FF" w:themeShade="FF"/>
                <w:sz w:val="18"/>
                <w:szCs w:val="18"/>
                <w:lang w:val="en-GB"/>
              </w:rPr>
            </w:pPr>
            <w:r w:rsidRPr="68938CE1" w:rsidR="34E40265">
              <w:rPr>
                <w:rFonts w:ascii="Calibri" w:hAnsi="Calibri" w:eastAsia="Calibri" w:cs="Calibri"/>
                <w:b w:val="1"/>
                <w:bCs w:val="1"/>
                <w:i w:val="0"/>
                <w:iCs w:val="0"/>
                <w:color w:val="000000" w:themeColor="text1" w:themeTint="FF" w:themeShade="FF"/>
                <w:sz w:val="18"/>
                <w:szCs w:val="18"/>
                <w:lang w:val="en-GB"/>
              </w:rPr>
              <w:t>Preparation</w:t>
            </w:r>
          </w:p>
        </w:tc>
        <w:tc>
          <w:tcPr>
            <w:tcW w:w="612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68938CE1" w:rsidP="68938CE1" w:rsidRDefault="68938CE1" w14:paraId="4332CAA4" w14:textId="7D543F83">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1"/>
                <w:bCs w:val="1"/>
                <w:i w:val="0"/>
                <w:iCs w:val="0"/>
                <w:color w:val="000000" w:themeColor="text1" w:themeTint="FF" w:themeShade="FF"/>
                <w:sz w:val="20"/>
                <w:szCs w:val="20"/>
                <w:lang w:val="en-GB"/>
              </w:rPr>
              <w:t>Lecture-Workshop Hybrid</w:t>
            </w:r>
          </w:p>
        </w:tc>
      </w:tr>
      <w:tr w:rsidR="68938CE1" w:rsidTr="20B3E8BC" w14:paraId="41818F90">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019248B2" w14:textId="5DABBC2C">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3</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15050B2F" w14:textId="72CD64EB">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1</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20B3E8BC" w:rsidRDefault="68938CE1" w14:paraId="3FC5B82E" w14:textId="29A1DBF0">
            <w:pPr>
              <w:pStyle w:val="Normal"/>
              <w:rPr>
                <w:rFonts w:ascii="Calibri" w:hAnsi="Calibri" w:eastAsia="Calibri" w:cs="Calibri"/>
                <w:b w:val="0"/>
                <w:bCs w:val="0"/>
                <w:i w:val="0"/>
                <w:iCs w:val="0"/>
                <w:color w:val="000000" w:themeColor="text1" w:themeTint="FF" w:themeShade="FF"/>
                <w:sz w:val="18"/>
                <w:szCs w:val="18"/>
                <w:lang w:val="en-GB"/>
              </w:rPr>
            </w:pPr>
            <w:r w:rsidRPr="20B3E8BC" w:rsidR="71871DE2">
              <w:rPr>
                <w:rFonts w:ascii="Calibri" w:hAnsi="Calibri" w:eastAsia="Calibri" w:cs="Calibri"/>
                <w:b w:val="0"/>
                <w:bCs w:val="0"/>
                <w:i w:val="0"/>
                <w:iCs w:val="0"/>
                <w:color w:val="000000" w:themeColor="text1" w:themeTint="FF" w:themeShade="FF"/>
                <w:sz w:val="18"/>
                <w:szCs w:val="18"/>
                <w:lang w:val="en-GB"/>
              </w:rPr>
              <w:t>None</w:t>
            </w: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6949A0CF" w14:textId="00B83606">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 xml:space="preserve">Introduction to DS (seeing the world in data, attributes) </w:t>
            </w:r>
          </w:p>
        </w:tc>
      </w:tr>
      <w:tr w:rsidR="68938CE1" w:rsidTr="20B3E8BC" w14:paraId="4B8D0F3A">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271A96A0" w14:textId="34518509">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3</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6AA027DD" w14:textId="180945FE">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2</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20B3E8BC" w:rsidRDefault="68938CE1" w14:paraId="74367980" w14:textId="56B06B54">
            <w:pPr>
              <w:pStyle w:val="Normal"/>
              <w:rPr>
                <w:rFonts w:ascii="Calibri" w:hAnsi="Calibri" w:eastAsia="Calibri" w:cs="Calibri"/>
                <w:b w:val="0"/>
                <w:bCs w:val="0"/>
                <w:i w:val="0"/>
                <w:iCs w:val="0"/>
                <w:color w:val="000000" w:themeColor="text1" w:themeTint="FF" w:themeShade="FF"/>
                <w:sz w:val="18"/>
                <w:szCs w:val="18"/>
                <w:lang w:val="en-GB"/>
              </w:rPr>
            </w:pPr>
            <w:r w:rsidRPr="20B3E8BC" w:rsidR="0C1A4B25">
              <w:rPr>
                <w:rFonts w:ascii="Calibri" w:hAnsi="Calibri" w:eastAsia="Calibri" w:cs="Calibri"/>
                <w:b w:val="0"/>
                <w:bCs w:val="0"/>
                <w:i w:val="0"/>
                <w:iCs w:val="0"/>
                <w:color w:val="000000" w:themeColor="text1" w:themeTint="FF" w:themeShade="FF"/>
                <w:sz w:val="18"/>
                <w:szCs w:val="18"/>
                <w:lang w:val="en-GB"/>
              </w:rPr>
              <w:t>Completed workshop 1</w:t>
            </w: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55E7FB3F" w14:textId="08812D6F">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Variables (data frames, continuous, nominal, ordinal etc.)</w:t>
            </w:r>
          </w:p>
        </w:tc>
      </w:tr>
      <w:tr w:rsidR="68938CE1" w:rsidTr="20B3E8BC" w14:paraId="0359CE13">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089080E3" w14:textId="58E63B6B">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3</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76BFFBFC" w14:textId="7BF07E12">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3</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20B3E8BC" w:rsidRDefault="68938CE1" w14:paraId="3990CCB2" w14:textId="7A7B3EB9">
            <w:pPr>
              <w:pStyle w:val="Normal"/>
              <w:rPr>
                <w:rFonts w:ascii="Calibri" w:hAnsi="Calibri" w:eastAsia="Calibri" w:cs="Calibri"/>
                <w:b w:val="0"/>
                <w:bCs w:val="0"/>
                <w:i w:val="0"/>
                <w:iCs w:val="0"/>
                <w:color w:val="000000" w:themeColor="text1" w:themeTint="FF" w:themeShade="FF"/>
                <w:sz w:val="18"/>
                <w:szCs w:val="18"/>
                <w:lang w:val="en-GB"/>
              </w:rPr>
            </w:pPr>
            <w:r w:rsidRPr="20B3E8BC" w:rsidR="13867ECE">
              <w:rPr>
                <w:rFonts w:ascii="Calibri" w:hAnsi="Calibri" w:eastAsia="Calibri" w:cs="Calibri"/>
                <w:b w:val="0"/>
                <w:bCs w:val="0"/>
                <w:i w:val="0"/>
                <w:iCs w:val="0"/>
                <w:color w:val="000000" w:themeColor="text1" w:themeTint="FF" w:themeShade="FF"/>
                <w:sz w:val="18"/>
                <w:szCs w:val="18"/>
                <w:lang w:val="en-GB"/>
              </w:rPr>
              <w:t xml:space="preserve">Completed workshop </w:t>
            </w:r>
            <w:r w:rsidRPr="20B3E8BC" w:rsidR="29C56CB0">
              <w:rPr>
                <w:rFonts w:ascii="Calibri" w:hAnsi="Calibri" w:eastAsia="Calibri" w:cs="Calibri"/>
                <w:b w:val="0"/>
                <w:bCs w:val="0"/>
                <w:i w:val="0"/>
                <w:iCs w:val="0"/>
                <w:color w:val="000000" w:themeColor="text1" w:themeTint="FF" w:themeShade="FF"/>
                <w:sz w:val="18"/>
                <w:szCs w:val="18"/>
                <w:lang w:val="en-GB"/>
              </w:rPr>
              <w:t>2</w:t>
            </w: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vAlign w:val="top"/>
          </w:tcPr>
          <w:p w:rsidR="68938CE1" w:rsidP="68938CE1" w:rsidRDefault="68938CE1" w14:paraId="71571BAB" w14:textId="185E7567">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Descriptive analyses (mean, sd, range, IQR) &amp; visualisation (boxplots)</w:t>
            </w:r>
          </w:p>
        </w:tc>
      </w:tr>
      <w:tr w:rsidR="68938CE1" w:rsidTr="20B3E8BC" w14:paraId="3F28A3F0">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3F68C30B" w14:textId="1BDF1D94">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4</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089C4182" w14:textId="426F97E8">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4</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20B3E8BC" w:rsidRDefault="68938CE1" w14:paraId="79DEA02E" w14:textId="57DF9193">
            <w:pPr>
              <w:pStyle w:val="Normal"/>
              <w:rPr>
                <w:rFonts w:ascii="Calibri" w:hAnsi="Calibri" w:eastAsia="Calibri" w:cs="Calibri"/>
                <w:b w:val="0"/>
                <w:bCs w:val="0"/>
                <w:i w:val="0"/>
                <w:iCs w:val="0"/>
                <w:color w:val="000000" w:themeColor="text1" w:themeTint="FF" w:themeShade="FF"/>
                <w:sz w:val="18"/>
                <w:szCs w:val="18"/>
                <w:lang w:val="en-GB"/>
              </w:rPr>
            </w:pPr>
            <w:r w:rsidRPr="20B3E8BC" w:rsidR="5247EF50">
              <w:rPr>
                <w:rFonts w:ascii="Calibri" w:hAnsi="Calibri" w:eastAsia="Calibri" w:cs="Calibri"/>
                <w:b w:val="0"/>
                <w:bCs w:val="0"/>
                <w:i w:val="0"/>
                <w:iCs w:val="0"/>
                <w:color w:val="000000" w:themeColor="text1" w:themeTint="FF" w:themeShade="FF"/>
                <w:sz w:val="18"/>
                <w:szCs w:val="18"/>
                <w:lang w:val="en-GB"/>
              </w:rPr>
              <w:t xml:space="preserve">Completed workshop </w:t>
            </w:r>
            <w:r w:rsidRPr="20B3E8BC" w:rsidR="66243017">
              <w:rPr>
                <w:rFonts w:ascii="Calibri" w:hAnsi="Calibri" w:eastAsia="Calibri" w:cs="Calibri"/>
                <w:b w:val="0"/>
                <w:bCs w:val="0"/>
                <w:i w:val="0"/>
                <w:iCs w:val="0"/>
                <w:color w:val="000000" w:themeColor="text1" w:themeTint="FF" w:themeShade="FF"/>
                <w:sz w:val="18"/>
                <w:szCs w:val="18"/>
                <w:lang w:val="en-GB"/>
              </w:rPr>
              <w:t>3</w:t>
            </w:r>
          </w:p>
          <w:p w:rsidR="68938CE1" w:rsidP="20B3E8BC" w:rsidRDefault="68938CE1" w14:paraId="56C95C2E" w14:textId="1FA81001">
            <w:pPr>
              <w:pStyle w:val="Normal"/>
              <w:rPr>
                <w:rFonts w:ascii="Calibri" w:hAnsi="Calibri" w:eastAsia="Calibri" w:cs="Calibri"/>
                <w:b w:val="0"/>
                <w:bCs w:val="0"/>
                <w:i w:val="0"/>
                <w:iCs w:val="0"/>
                <w:color w:val="000000" w:themeColor="text1" w:themeTint="FF" w:themeShade="FF"/>
                <w:sz w:val="18"/>
                <w:szCs w:val="18"/>
                <w:lang w:val="en-GB"/>
              </w:rPr>
            </w:pP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09759570" w14:textId="644F3CC5">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Introduction to Probability (random variable, distributions)</w:t>
            </w:r>
          </w:p>
        </w:tc>
      </w:tr>
      <w:tr w:rsidR="68938CE1" w:rsidTr="20B3E8BC" w14:paraId="2CB9F822">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5FF3126C" w14:textId="4394F7DC">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4</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6B037752" w14:textId="15E52A12">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5</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20B3E8BC" w:rsidRDefault="68938CE1" w14:paraId="19744703" w14:textId="3B69EAA5">
            <w:pPr>
              <w:pStyle w:val="Normal"/>
              <w:rPr>
                <w:rFonts w:ascii="Calibri" w:hAnsi="Calibri" w:eastAsia="Calibri" w:cs="Calibri"/>
                <w:b w:val="0"/>
                <w:bCs w:val="0"/>
                <w:i w:val="0"/>
                <w:iCs w:val="0"/>
                <w:color w:val="000000" w:themeColor="text1" w:themeTint="FF" w:themeShade="FF"/>
                <w:sz w:val="18"/>
                <w:szCs w:val="18"/>
                <w:lang w:val="en-GB"/>
              </w:rPr>
            </w:pPr>
            <w:r w:rsidRPr="20B3E8BC" w:rsidR="216CE21F">
              <w:rPr>
                <w:rFonts w:ascii="Calibri" w:hAnsi="Calibri" w:eastAsia="Calibri" w:cs="Calibri"/>
                <w:b w:val="0"/>
                <w:bCs w:val="0"/>
                <w:i w:val="0"/>
                <w:iCs w:val="0"/>
                <w:color w:val="000000" w:themeColor="text1" w:themeTint="FF" w:themeShade="FF"/>
                <w:sz w:val="18"/>
                <w:szCs w:val="18"/>
                <w:lang w:val="en-GB"/>
              </w:rPr>
              <w:t xml:space="preserve">Completed workshop </w:t>
            </w:r>
            <w:r w:rsidRPr="20B3E8BC" w:rsidR="24760A1B">
              <w:rPr>
                <w:rFonts w:ascii="Calibri" w:hAnsi="Calibri" w:eastAsia="Calibri" w:cs="Calibri"/>
                <w:b w:val="0"/>
                <w:bCs w:val="0"/>
                <w:i w:val="0"/>
                <w:iCs w:val="0"/>
                <w:color w:val="000000" w:themeColor="text1" w:themeTint="FF" w:themeShade="FF"/>
                <w:sz w:val="18"/>
                <w:szCs w:val="18"/>
                <w:lang w:val="en-GB"/>
              </w:rPr>
              <w:t>4</w:t>
            </w:r>
          </w:p>
          <w:p w:rsidR="68938CE1" w:rsidP="20B3E8BC" w:rsidRDefault="68938CE1" w14:paraId="545FC126" w14:textId="6481B338">
            <w:pPr>
              <w:pStyle w:val="Normal"/>
              <w:rPr>
                <w:rFonts w:ascii="Calibri" w:hAnsi="Calibri" w:eastAsia="Calibri" w:cs="Calibri"/>
                <w:b w:val="0"/>
                <w:bCs w:val="0"/>
                <w:i w:val="0"/>
                <w:iCs w:val="0"/>
                <w:color w:val="000000" w:themeColor="text1" w:themeTint="FF" w:themeShade="FF"/>
                <w:sz w:val="18"/>
                <w:szCs w:val="18"/>
                <w:lang w:val="en-GB"/>
              </w:rPr>
            </w:pP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2D780BB5" w14:textId="7E4AA90E">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Introduction to stat. inference (sample, pop, hypothesis testing)</w:t>
            </w:r>
          </w:p>
        </w:tc>
      </w:tr>
      <w:tr w:rsidR="68938CE1" w:rsidTr="20B3E8BC" w14:paraId="099EA335">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7432A82A" w14:textId="41A423DA">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4</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326A040D" w14:textId="7F82CDA8">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6</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20B3E8BC" w:rsidRDefault="68938CE1" w14:paraId="3929942A" w14:textId="1157B3ED">
            <w:pPr>
              <w:pStyle w:val="Normal"/>
              <w:rPr>
                <w:rFonts w:ascii="Calibri" w:hAnsi="Calibri" w:eastAsia="Calibri" w:cs="Calibri"/>
                <w:b w:val="0"/>
                <w:bCs w:val="0"/>
                <w:i w:val="0"/>
                <w:iCs w:val="0"/>
                <w:color w:val="000000" w:themeColor="text1" w:themeTint="FF" w:themeShade="FF"/>
                <w:sz w:val="18"/>
                <w:szCs w:val="18"/>
                <w:lang w:val="en-GB"/>
              </w:rPr>
            </w:pPr>
            <w:r w:rsidRPr="20B3E8BC" w:rsidR="79C6146C">
              <w:rPr>
                <w:rFonts w:ascii="Calibri" w:hAnsi="Calibri" w:eastAsia="Calibri" w:cs="Calibri"/>
                <w:b w:val="0"/>
                <w:bCs w:val="0"/>
                <w:i w:val="0"/>
                <w:iCs w:val="0"/>
                <w:color w:val="000000" w:themeColor="text1" w:themeTint="FF" w:themeShade="FF"/>
                <w:sz w:val="18"/>
                <w:szCs w:val="18"/>
                <w:lang w:val="en-GB"/>
              </w:rPr>
              <w:t xml:space="preserve">Completed workshop </w:t>
            </w:r>
            <w:r w:rsidRPr="20B3E8BC" w:rsidR="25E950D3">
              <w:rPr>
                <w:rFonts w:ascii="Calibri" w:hAnsi="Calibri" w:eastAsia="Calibri" w:cs="Calibri"/>
                <w:b w:val="0"/>
                <w:bCs w:val="0"/>
                <w:i w:val="0"/>
                <w:iCs w:val="0"/>
                <w:color w:val="000000" w:themeColor="text1" w:themeTint="FF" w:themeShade="FF"/>
                <w:sz w:val="18"/>
                <w:szCs w:val="18"/>
                <w:lang w:val="en-GB"/>
              </w:rPr>
              <w:t>5</w:t>
            </w:r>
          </w:p>
          <w:p w:rsidR="68938CE1" w:rsidP="20B3E8BC" w:rsidRDefault="68938CE1" w14:paraId="40C97F1B" w14:textId="36175738">
            <w:pPr>
              <w:pStyle w:val="Normal"/>
              <w:rPr>
                <w:rFonts w:ascii="Calibri" w:hAnsi="Calibri" w:eastAsia="Calibri" w:cs="Calibri"/>
                <w:b w:val="0"/>
                <w:bCs w:val="0"/>
                <w:i w:val="0"/>
                <w:iCs w:val="0"/>
                <w:color w:val="000000" w:themeColor="text1" w:themeTint="FF" w:themeShade="FF"/>
                <w:sz w:val="18"/>
                <w:szCs w:val="18"/>
                <w:lang w:val="en-GB"/>
              </w:rPr>
            </w:pP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cMar/>
            <w:vAlign w:val="top"/>
          </w:tcPr>
          <w:p w:rsidR="68938CE1" w:rsidP="68938CE1" w:rsidRDefault="68938CE1" w14:paraId="1657B160" w14:textId="3D49C5B0">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Analysing Relationships between variables (e.g., compute correlation by hand)</w:t>
            </w:r>
          </w:p>
        </w:tc>
      </w:tr>
      <w:tr w:rsidR="68938CE1" w:rsidTr="20B3E8BC" w14:paraId="34D36624">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79A964EB" w14:textId="04ECCA2B">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5</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2603FA7B" w14:textId="653DDA64">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7</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20B3E8BC" w:rsidRDefault="68938CE1" w14:paraId="1FD36896" w14:textId="7178C2D0">
            <w:pPr>
              <w:pStyle w:val="Normal"/>
              <w:rPr>
                <w:rFonts w:ascii="Calibri" w:hAnsi="Calibri" w:eastAsia="Calibri" w:cs="Calibri"/>
                <w:b w:val="0"/>
                <w:bCs w:val="0"/>
                <w:i w:val="0"/>
                <w:iCs w:val="0"/>
                <w:color w:val="000000" w:themeColor="text1" w:themeTint="FF" w:themeShade="FF"/>
                <w:sz w:val="18"/>
                <w:szCs w:val="18"/>
                <w:lang w:val="en-GB"/>
              </w:rPr>
            </w:pPr>
            <w:r w:rsidRPr="20B3E8BC" w:rsidR="79C6146C">
              <w:rPr>
                <w:rFonts w:ascii="Calibri" w:hAnsi="Calibri" w:eastAsia="Calibri" w:cs="Calibri"/>
                <w:b w:val="0"/>
                <w:bCs w:val="0"/>
                <w:i w:val="0"/>
                <w:iCs w:val="0"/>
                <w:color w:val="000000" w:themeColor="text1" w:themeTint="FF" w:themeShade="FF"/>
                <w:sz w:val="18"/>
                <w:szCs w:val="18"/>
                <w:lang w:val="en-GB"/>
              </w:rPr>
              <w:t xml:space="preserve">Completed workshop </w:t>
            </w:r>
            <w:r w:rsidRPr="20B3E8BC" w:rsidR="2E4D3DDA">
              <w:rPr>
                <w:rFonts w:ascii="Calibri" w:hAnsi="Calibri" w:eastAsia="Calibri" w:cs="Calibri"/>
                <w:b w:val="0"/>
                <w:bCs w:val="0"/>
                <w:i w:val="0"/>
                <w:iCs w:val="0"/>
                <w:color w:val="000000" w:themeColor="text1" w:themeTint="FF" w:themeShade="FF"/>
                <w:sz w:val="18"/>
                <w:szCs w:val="18"/>
                <w:lang w:val="en-GB"/>
              </w:rPr>
              <w:t>6</w:t>
            </w:r>
          </w:p>
          <w:p w:rsidR="68938CE1" w:rsidP="20B3E8BC" w:rsidRDefault="68938CE1" w14:paraId="257218DF" w14:textId="33FE3C6A">
            <w:pPr>
              <w:pStyle w:val="Normal"/>
              <w:rPr>
                <w:rFonts w:ascii="Calibri" w:hAnsi="Calibri" w:eastAsia="Calibri" w:cs="Calibri"/>
                <w:b w:val="0"/>
                <w:bCs w:val="0"/>
                <w:i w:val="0"/>
                <w:iCs w:val="0"/>
                <w:color w:val="000000" w:themeColor="text1" w:themeTint="FF" w:themeShade="FF"/>
                <w:sz w:val="18"/>
                <w:szCs w:val="18"/>
                <w:lang w:val="en-GB"/>
              </w:rPr>
            </w:pP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5C8B0819" w14:textId="7745FB1F">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Reporting &amp; visualising (Academic Skills)</w:t>
            </w:r>
          </w:p>
        </w:tc>
      </w:tr>
      <w:tr w:rsidR="68938CE1" w:rsidTr="20B3E8BC" w14:paraId="4B9926EE">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4CE01DF1" w14:textId="25783947">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5</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6D9D2DCD" w14:textId="40CC3FEE">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8</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20B3E8BC" w:rsidRDefault="68938CE1" w14:paraId="03A55D61" w14:textId="3F50F4C5">
            <w:pPr>
              <w:pStyle w:val="Normal"/>
              <w:rPr>
                <w:rFonts w:ascii="Calibri" w:hAnsi="Calibri" w:eastAsia="Calibri" w:cs="Calibri"/>
                <w:b w:val="0"/>
                <w:bCs w:val="0"/>
                <w:i w:val="0"/>
                <w:iCs w:val="0"/>
                <w:color w:val="000000" w:themeColor="text1" w:themeTint="FF" w:themeShade="FF"/>
                <w:sz w:val="18"/>
                <w:szCs w:val="18"/>
                <w:lang w:val="en-GB"/>
              </w:rPr>
            </w:pPr>
            <w:r w:rsidRPr="20B3E8BC" w:rsidR="2C4F7871">
              <w:rPr>
                <w:rFonts w:ascii="Calibri" w:hAnsi="Calibri" w:eastAsia="Calibri" w:cs="Calibri"/>
                <w:b w:val="0"/>
                <w:bCs w:val="0"/>
                <w:i w:val="0"/>
                <w:iCs w:val="0"/>
                <w:color w:val="000000" w:themeColor="text1" w:themeTint="FF" w:themeShade="FF"/>
                <w:sz w:val="18"/>
                <w:szCs w:val="18"/>
                <w:lang w:val="en-GB"/>
              </w:rPr>
              <w:t xml:space="preserve">Completed workshop </w:t>
            </w:r>
            <w:r w:rsidRPr="20B3E8BC" w:rsidR="696BD4A5">
              <w:rPr>
                <w:rFonts w:ascii="Calibri" w:hAnsi="Calibri" w:eastAsia="Calibri" w:cs="Calibri"/>
                <w:b w:val="0"/>
                <w:bCs w:val="0"/>
                <w:i w:val="0"/>
                <w:iCs w:val="0"/>
                <w:color w:val="000000" w:themeColor="text1" w:themeTint="FF" w:themeShade="FF"/>
                <w:sz w:val="18"/>
                <w:szCs w:val="18"/>
                <w:lang w:val="en-GB"/>
              </w:rPr>
              <w:t>7</w:t>
            </w:r>
          </w:p>
          <w:p w:rsidR="68938CE1" w:rsidP="20B3E8BC" w:rsidRDefault="68938CE1" w14:paraId="5BBFEA46" w14:textId="54DE8349">
            <w:pPr>
              <w:pStyle w:val="Normal"/>
              <w:rPr>
                <w:rFonts w:ascii="Calibri" w:hAnsi="Calibri" w:eastAsia="Calibri" w:cs="Calibri"/>
                <w:b w:val="0"/>
                <w:bCs w:val="0"/>
                <w:i w:val="0"/>
                <w:iCs w:val="0"/>
                <w:color w:val="000000" w:themeColor="text1" w:themeTint="FF" w:themeShade="FF"/>
                <w:sz w:val="18"/>
                <w:szCs w:val="18"/>
                <w:lang w:val="en-GB"/>
              </w:rPr>
            </w:pP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373D3D23" w14:textId="07758282">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Introduction to regression &amp; ML (supervised, unsup...,</w:t>
            </w:r>
            <w:r w:rsidRPr="68938CE1" w:rsidR="68938CE1">
              <w:rPr>
                <w:rFonts w:ascii="Calibri" w:hAnsi="Calibri" w:eastAsia="Calibri" w:cs="Calibri"/>
                <w:b w:val="0"/>
                <w:bCs w:val="0"/>
                <w:i w:val="0"/>
                <w:iCs w:val="0"/>
                <w:color w:val="000000" w:themeColor="text1" w:themeTint="FF" w:themeShade="FF"/>
                <w:sz w:val="19"/>
                <w:szCs w:val="19"/>
                <w:lang w:val="en-GB"/>
              </w:rPr>
              <w:t xml:space="preserve"> the CRISP DM model</w:t>
            </w:r>
            <w:r w:rsidRPr="68938CE1" w:rsidR="68938CE1">
              <w:rPr>
                <w:rFonts w:ascii="Calibri" w:hAnsi="Calibri" w:eastAsia="Calibri" w:cs="Calibri"/>
                <w:b w:val="0"/>
                <w:bCs w:val="0"/>
                <w:i w:val="0"/>
                <w:iCs w:val="0"/>
                <w:color w:val="000000" w:themeColor="text1" w:themeTint="FF" w:themeShade="FF"/>
                <w:sz w:val="20"/>
                <w:szCs w:val="20"/>
                <w:lang w:val="en-GB"/>
              </w:rPr>
              <w:t>)</w:t>
            </w:r>
          </w:p>
        </w:tc>
      </w:tr>
      <w:tr w:rsidR="68938CE1" w:rsidTr="20B3E8BC" w14:paraId="65479734">
        <w:tc>
          <w:tcPr>
            <w:tcW w:w="75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72B1B22F" w14:textId="477128DB">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5</w:t>
            </w:r>
          </w:p>
        </w:tc>
        <w:tc>
          <w:tcPr>
            <w:tcW w:w="57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68938CE1" w:rsidRDefault="68938CE1" w14:paraId="39E04D48" w14:textId="6AB9D9FC">
            <w:pPr>
              <w:rPr>
                <w:rFonts w:ascii="Calibri" w:hAnsi="Calibri" w:eastAsia="Calibri" w:cs="Calibri"/>
                <w:b w:val="0"/>
                <w:bCs w:val="0"/>
                <w:i w:val="0"/>
                <w:iCs w:val="0"/>
                <w:color w:val="000000" w:themeColor="text1" w:themeTint="FF" w:themeShade="FF"/>
                <w:sz w:val="20"/>
                <w:szCs w:val="20"/>
              </w:rPr>
            </w:pPr>
            <w:r w:rsidRPr="68938CE1" w:rsidR="68938CE1">
              <w:rPr>
                <w:rFonts w:ascii="Calibri" w:hAnsi="Calibri" w:eastAsia="Calibri" w:cs="Calibri"/>
                <w:b w:val="0"/>
                <w:bCs w:val="0"/>
                <w:i w:val="0"/>
                <w:iCs w:val="0"/>
                <w:color w:val="000000" w:themeColor="text1" w:themeTint="FF" w:themeShade="FF"/>
                <w:sz w:val="20"/>
                <w:szCs w:val="20"/>
                <w:lang w:val="en-GB"/>
              </w:rPr>
              <w:t>9</w:t>
            </w:r>
          </w:p>
        </w:tc>
        <w:tc>
          <w:tcPr>
            <w:tcW w:w="2025"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20B3E8BC" w:rsidRDefault="68938CE1" w14:paraId="2207D568" w14:textId="590BDF92">
            <w:pPr>
              <w:pStyle w:val="Normal"/>
              <w:rPr>
                <w:rFonts w:ascii="Calibri" w:hAnsi="Calibri" w:eastAsia="Calibri" w:cs="Calibri"/>
                <w:b w:val="0"/>
                <w:bCs w:val="0"/>
                <w:i w:val="0"/>
                <w:iCs w:val="0"/>
                <w:color w:val="000000" w:themeColor="text1" w:themeTint="FF" w:themeShade="FF"/>
                <w:sz w:val="18"/>
                <w:szCs w:val="18"/>
                <w:lang w:val="en-GB"/>
              </w:rPr>
            </w:pPr>
            <w:r w:rsidRPr="20B3E8BC" w:rsidR="21183C28">
              <w:rPr>
                <w:rFonts w:ascii="Calibri" w:hAnsi="Calibri" w:eastAsia="Calibri" w:cs="Calibri"/>
                <w:b w:val="0"/>
                <w:bCs w:val="0"/>
                <w:i w:val="0"/>
                <w:iCs w:val="0"/>
                <w:color w:val="000000" w:themeColor="text1" w:themeTint="FF" w:themeShade="FF"/>
                <w:sz w:val="18"/>
                <w:szCs w:val="18"/>
                <w:lang w:val="en-GB"/>
              </w:rPr>
              <w:t>Completed all workshops</w:t>
            </w:r>
          </w:p>
        </w:tc>
        <w:tc>
          <w:tcPr>
            <w:tcW w:w="6120" w:type="dxa"/>
            <w:tcBorders>
              <w:top w:val="single" w:color="000000" w:themeColor="text1" w:sz="6"/>
              <w:left w:val="single" w:color="000000" w:themeColor="text1" w:sz="6"/>
              <w:bottom w:val="single" w:color="000000" w:themeColor="text1" w:sz="6"/>
              <w:right w:val="single" w:color="000000" w:themeColor="text1" w:sz="6"/>
            </w:tcBorders>
            <w:shd w:val="clear" w:color="auto" w:fill="D9E2F3" w:themeFill="accent5" w:themeFillTint="33"/>
            <w:tcMar/>
            <w:vAlign w:val="top"/>
          </w:tcPr>
          <w:p w:rsidR="68938CE1" w:rsidP="25C6A51E" w:rsidRDefault="68938CE1" w14:paraId="7AE3CA69" w14:textId="7A97B1DE">
            <w:pPr>
              <w:rPr>
                <w:rFonts w:ascii="Calibri" w:hAnsi="Calibri" w:eastAsia="Calibri" w:cs="Calibri"/>
                <w:b w:val="0"/>
                <w:bCs w:val="0"/>
                <w:i w:val="0"/>
                <w:iCs w:val="0"/>
                <w:color w:val="000000" w:themeColor="text1" w:themeTint="FF" w:themeShade="FF"/>
                <w:sz w:val="20"/>
                <w:szCs w:val="20"/>
              </w:rPr>
            </w:pPr>
            <w:r w:rsidRPr="25C6A51E" w:rsidR="4137C652">
              <w:rPr>
                <w:rFonts w:ascii="Calibri" w:hAnsi="Calibri" w:eastAsia="Calibri" w:cs="Calibri"/>
                <w:b w:val="0"/>
                <w:bCs w:val="0"/>
                <w:i w:val="0"/>
                <w:iCs w:val="0"/>
                <w:color w:val="000000" w:themeColor="text1" w:themeTint="FF" w:themeShade="FF"/>
                <w:sz w:val="20"/>
                <w:szCs w:val="20"/>
                <w:lang w:val="en-GB"/>
              </w:rPr>
              <w:t xml:space="preserve">Conference Poster </w:t>
            </w:r>
            <w:r w:rsidRPr="25C6A51E" w:rsidR="51E036ED">
              <w:rPr>
                <w:rFonts w:ascii="Calibri" w:hAnsi="Calibri" w:eastAsia="Calibri" w:cs="Calibri"/>
                <w:b w:val="0"/>
                <w:bCs w:val="0"/>
                <w:i w:val="0"/>
                <w:iCs w:val="0"/>
                <w:color w:val="000000" w:themeColor="text1" w:themeTint="FF" w:themeShade="FF"/>
                <w:sz w:val="20"/>
                <w:szCs w:val="20"/>
                <w:lang w:val="en-GB"/>
              </w:rPr>
              <w:t>Presentation</w:t>
            </w:r>
          </w:p>
        </w:tc>
      </w:tr>
    </w:tbl>
    <w:p w:rsidR="00865FB6" w:rsidP="68938CE1" w:rsidRDefault="00865FB6" w14:paraId="02BB7B62" w14:textId="63E60A07">
      <w:pPr>
        <w:pStyle w:val="Normal"/>
        <w:spacing w:line="276" w:lineRule="auto"/>
        <w:rPr>
          <w:rFonts w:cs="Open Sans" w:cstheme="minorAscii"/>
          <w:color w:val="A6A6A6" w:themeColor="background1" w:themeShade="A6"/>
          <w:sz w:val="18"/>
          <w:szCs w:val="18"/>
          <w:lang w:val="en-US"/>
        </w:rPr>
      </w:pPr>
    </w:p>
    <w:p w:rsidRPr="00F60008" w:rsidR="00865FB6" w:rsidP="00D8262A" w:rsidRDefault="00865FB6" w14:paraId="5AEAC197" w14:textId="77777777">
      <w:pPr>
        <w:spacing w:line="276" w:lineRule="auto"/>
        <w:rPr>
          <w:rFonts w:cstheme="minorHAnsi"/>
          <w:color w:val="A6A6A6" w:themeColor="background1" w:themeShade="A6"/>
          <w:szCs w:val="20"/>
          <w:lang w:val="en-US"/>
        </w:rPr>
      </w:pPr>
    </w:p>
    <w:p w:rsidR="00D8262A" w:rsidP="00D8262A" w:rsidRDefault="00D8262A" w14:paraId="68FECF4D" w14:textId="1386E12F">
      <w:pPr>
        <w:spacing w:line="276" w:lineRule="auto"/>
        <w:rPr>
          <w:rFonts w:cstheme="minorHAnsi"/>
          <w:color w:val="A6A6A6" w:themeColor="background1" w:themeShade="A6"/>
          <w:szCs w:val="20"/>
          <w:lang w:val="en-US"/>
        </w:rPr>
      </w:pPr>
    </w:p>
    <w:p w:rsidRPr="00F60008" w:rsidR="00865FB6" w:rsidP="00D8262A" w:rsidRDefault="00865FB6" w14:paraId="38797A34" w14:textId="77777777">
      <w:pPr>
        <w:spacing w:line="276" w:lineRule="auto"/>
        <w:rPr>
          <w:rFonts w:cstheme="minorHAnsi"/>
          <w:color w:val="A6A6A6" w:themeColor="background1" w:themeShade="A6"/>
          <w:szCs w:val="20"/>
          <w:lang w:val="en-US"/>
        </w:rPr>
      </w:pPr>
    </w:p>
    <w:p w:rsidRPr="00F60008" w:rsidR="00D8262A" w:rsidP="00D8262A" w:rsidRDefault="00D8262A" w14:paraId="1263AAE5" w14:textId="77777777">
      <w:pPr>
        <w:keepNext/>
        <w:keepLines/>
        <w:numPr>
          <w:ilvl w:val="0"/>
          <w:numId w:val="12"/>
        </w:numPr>
        <w:spacing w:after="480" w:line="380" w:lineRule="atLeast"/>
        <w:outlineLvl w:val="0"/>
        <w:rPr>
          <w:rFonts w:asciiTheme="majorHAnsi" w:hAnsiTheme="majorHAnsi" w:eastAsiaTheme="majorEastAsia" w:cstheme="majorBidi"/>
          <w:color w:val="ED7623" w:themeColor="text2"/>
          <w:sz w:val="38"/>
          <w:szCs w:val="32"/>
        </w:rPr>
      </w:pPr>
      <w:bookmarkStart w:name="_Toc40102023" w:id="12"/>
      <w:r w:rsidRPr="00F60008">
        <w:rPr>
          <w:rFonts w:asciiTheme="majorHAnsi" w:hAnsiTheme="majorHAnsi" w:eastAsiaTheme="majorEastAsia" w:cstheme="majorBidi"/>
          <w:color w:val="ED7623" w:themeColor="text2"/>
          <w:sz w:val="38"/>
          <w:szCs w:val="32"/>
        </w:rPr>
        <w:lastRenderedPageBreak/>
        <w:t>Study load</w:t>
      </w:r>
      <w:bookmarkEnd w:id="12"/>
    </w:p>
    <w:p w:rsidRPr="00F60008" w:rsidR="00D8262A" w:rsidP="00D8262A" w:rsidRDefault="00D8262A" w14:paraId="55DEF76A" w14:textId="77777777">
      <w:pPr>
        <w:spacing w:line="276" w:lineRule="auto"/>
        <w:rPr>
          <w:rFonts w:ascii="Calibri" w:hAnsi="Calibri" w:eastAsia="Times New Roman" w:cs="Calibri"/>
          <w:bCs/>
          <w:sz w:val="20"/>
          <w:szCs w:val="20"/>
          <w:lang w:val="en-US" w:eastAsia="nl-NL"/>
        </w:rPr>
      </w:pPr>
      <w:r w:rsidRPr="00F60008">
        <w:rPr>
          <w:rFonts w:ascii="Calibri" w:hAnsi="Calibri" w:eastAsia="Times New Roman" w:cs="Calibri"/>
          <w:bCs/>
          <w:sz w:val="20"/>
          <w:szCs w:val="20"/>
          <w:lang w:val="en-US" w:eastAsia="nl-NL"/>
        </w:rPr>
        <w:t>The study load for the module is divided as follows:</w:t>
      </w:r>
    </w:p>
    <w:p w:rsidRPr="00F60008" w:rsidR="00D8262A" w:rsidP="00D8262A" w:rsidRDefault="00D8262A" w14:paraId="65C69012" w14:textId="21F4B256">
      <w:pPr>
        <w:spacing w:line="276" w:lineRule="auto"/>
        <w:rPr>
          <w:rFonts w:ascii="Calibri" w:hAnsi="Calibri" w:eastAsia="Times New Roman" w:cs="Calibri"/>
          <w:bCs/>
          <w:color w:val="999999"/>
          <w:sz w:val="20"/>
          <w:szCs w:val="20"/>
          <w:lang w:val="en-US" w:eastAsia="nl-NL"/>
        </w:rPr>
      </w:pPr>
    </w:p>
    <w:tbl>
      <w:tblPr>
        <w:tblW w:w="9288" w:type="dxa"/>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ook w:val="0000" w:firstRow="0" w:lastRow="0" w:firstColumn="0" w:lastColumn="0" w:noHBand="0" w:noVBand="0"/>
      </w:tblPr>
      <w:tblGrid>
        <w:gridCol w:w="3570"/>
        <w:gridCol w:w="3059"/>
        <w:gridCol w:w="2659"/>
      </w:tblGrid>
      <w:tr w:rsidRPr="00041D70" w:rsidR="00041D70" w:rsidTr="20B3E8BC" w14:paraId="0C562D21" w14:textId="77777777">
        <w:tc>
          <w:tcPr>
            <w:tcW w:w="3570" w:type="dxa"/>
            <w:tcMar/>
          </w:tcPr>
          <w:p w:rsidRPr="00041D70" w:rsidR="00D8262A" w:rsidP="00D34C57" w:rsidRDefault="00D8262A" w14:paraId="0D91F854" w14:textId="77777777">
            <w:pPr>
              <w:spacing w:line="276" w:lineRule="auto"/>
              <w:rPr>
                <w:rFonts w:ascii="Calibri" w:hAnsi="Calibri" w:eastAsia="Times New Roman" w:cs="Calibri"/>
                <w:bCs/>
                <w:sz w:val="20"/>
                <w:szCs w:val="20"/>
                <w:lang w:val="en-US" w:eastAsia="nl-NL"/>
              </w:rPr>
            </w:pPr>
          </w:p>
        </w:tc>
        <w:tc>
          <w:tcPr>
            <w:tcW w:w="3059" w:type="dxa"/>
            <w:tcMar/>
          </w:tcPr>
          <w:p w:rsidRPr="00041D70" w:rsidR="00D8262A" w:rsidP="00D34C57" w:rsidRDefault="00D8262A" w14:paraId="33F076AC" w14:textId="77777777">
            <w:pPr>
              <w:spacing w:line="276" w:lineRule="auto"/>
              <w:rPr>
                <w:rFonts w:ascii="Calibri" w:hAnsi="Calibri" w:eastAsia="Times New Roman" w:cs="Calibri"/>
                <w:bCs/>
                <w:sz w:val="20"/>
                <w:szCs w:val="20"/>
                <w:lang w:val="en-US" w:eastAsia="nl-NL"/>
              </w:rPr>
            </w:pPr>
          </w:p>
        </w:tc>
        <w:tc>
          <w:tcPr>
            <w:tcW w:w="2659" w:type="dxa"/>
            <w:tcMar/>
          </w:tcPr>
          <w:p w:rsidRPr="00041D70" w:rsidR="00D8262A" w:rsidP="00D34C57" w:rsidRDefault="00D8262A" w14:paraId="2B057B41" w14:textId="77777777">
            <w:pPr>
              <w:spacing w:line="276" w:lineRule="auto"/>
              <w:rPr>
                <w:rFonts w:ascii="Calibri" w:hAnsi="Calibri" w:eastAsia="Times New Roman" w:cs="Calibri"/>
                <w:bCs/>
                <w:sz w:val="20"/>
                <w:szCs w:val="20"/>
                <w:lang w:val="en-US" w:eastAsia="nl-NL"/>
              </w:rPr>
            </w:pPr>
          </w:p>
        </w:tc>
      </w:tr>
      <w:tr w:rsidRPr="00041D70" w:rsidR="00041D70" w:rsidTr="20B3E8BC" w14:paraId="16EEEF33" w14:textId="77777777">
        <w:tc>
          <w:tcPr>
            <w:tcW w:w="3570" w:type="dxa"/>
            <w:tcMar/>
          </w:tcPr>
          <w:p w:rsidRPr="00041D70" w:rsidR="00041D70" w:rsidP="00D34C57" w:rsidRDefault="00041D70" w14:paraId="61C5A53D" w14:textId="44D9FBE8">
            <w:pPr>
              <w:spacing w:line="276" w:lineRule="auto"/>
              <w:rPr>
                <w:rFonts w:ascii="Calibri" w:hAnsi="Calibri" w:eastAsia="Times New Roman" w:cs="Calibri"/>
                <w:bCs/>
                <w:sz w:val="20"/>
                <w:szCs w:val="20"/>
                <w:lang w:val="en-US" w:eastAsia="nl-NL"/>
              </w:rPr>
            </w:pPr>
            <w:r>
              <w:rPr>
                <w:rFonts w:ascii="Calibri" w:hAnsi="Calibri" w:eastAsia="Times New Roman" w:cs="Calibri"/>
                <w:bCs/>
                <w:sz w:val="20"/>
                <w:szCs w:val="20"/>
                <w:lang w:val="en-US" w:eastAsia="nl-NL"/>
              </w:rPr>
              <w:t xml:space="preserve">Self-study </w:t>
            </w:r>
          </w:p>
        </w:tc>
        <w:tc>
          <w:tcPr>
            <w:tcW w:w="3059" w:type="dxa"/>
            <w:tcMar/>
          </w:tcPr>
          <w:p w:rsidRPr="00041D70" w:rsidR="00041D70" w:rsidP="68938CE1" w:rsidRDefault="00367055" w14:paraId="76610C4B" w14:textId="3FC66D30">
            <w:pPr>
              <w:spacing w:line="276" w:lineRule="auto"/>
              <w:rPr>
                <w:rFonts w:ascii="Calibri" w:hAnsi="Calibri" w:eastAsia="Times New Roman" w:cs="Calibri"/>
                <w:sz w:val="20"/>
                <w:szCs w:val="20"/>
                <w:lang w:val="en-US" w:eastAsia="nl-NL"/>
              </w:rPr>
            </w:pPr>
            <w:r w:rsidRPr="20B3E8BC" w:rsidR="1F7C8D05">
              <w:rPr>
                <w:rFonts w:ascii="Calibri" w:hAnsi="Calibri" w:eastAsia="Times New Roman" w:cs="Calibri"/>
                <w:sz w:val="20"/>
                <w:szCs w:val="20"/>
                <w:lang w:val="en-US" w:eastAsia="nl-NL"/>
              </w:rPr>
              <w:t>0</w:t>
            </w:r>
          </w:p>
        </w:tc>
        <w:tc>
          <w:tcPr>
            <w:tcW w:w="2659" w:type="dxa"/>
            <w:tcMar/>
          </w:tcPr>
          <w:p w:rsidRPr="00041D70" w:rsidR="00041D70" w:rsidP="68938CE1" w:rsidRDefault="00367055" w14:paraId="0421921C" w14:noSpellErr="1" w14:textId="2B9DFA05">
            <w:pPr>
              <w:spacing w:line="276" w:lineRule="auto"/>
              <w:jc w:val="right"/>
              <w:rPr>
                <w:rFonts w:ascii="Calibri" w:hAnsi="Calibri" w:eastAsia="Times New Roman" w:cs="Calibri"/>
                <w:sz w:val="20"/>
                <w:szCs w:val="20"/>
                <w:lang w:val="en-US" w:eastAsia="nl-NL"/>
              </w:rPr>
            </w:pPr>
          </w:p>
        </w:tc>
      </w:tr>
      <w:tr w:rsidRPr="00041D70" w:rsidR="00041D70" w:rsidTr="20B3E8BC" w14:paraId="114024D5" w14:textId="77777777">
        <w:tc>
          <w:tcPr>
            <w:tcW w:w="3570" w:type="dxa"/>
            <w:tcMar/>
          </w:tcPr>
          <w:p w:rsidRPr="00041D70" w:rsidR="00D8262A" w:rsidP="68938CE1" w:rsidRDefault="00D8262A" w14:paraId="610E0D86" w14:textId="64D6FC62">
            <w:pPr>
              <w:spacing w:line="276" w:lineRule="auto"/>
              <w:rPr>
                <w:rFonts w:ascii="Calibri" w:hAnsi="Calibri" w:eastAsia="Times New Roman" w:cs="Calibri"/>
                <w:sz w:val="20"/>
                <w:szCs w:val="20"/>
                <w:lang w:val="en-US" w:eastAsia="nl-NL"/>
              </w:rPr>
            </w:pPr>
            <w:r w:rsidRPr="68938CE1" w:rsidR="3AC666A7">
              <w:rPr>
                <w:rFonts w:ascii="Calibri" w:hAnsi="Calibri" w:eastAsia="Times New Roman" w:cs="Calibri"/>
                <w:sz w:val="20"/>
                <w:szCs w:val="20"/>
                <w:lang w:val="en-US" w:eastAsia="nl-NL"/>
              </w:rPr>
              <w:t xml:space="preserve">Workshops </w:t>
            </w:r>
            <w:r w:rsidRPr="68938CE1" w:rsidR="00D8262A">
              <w:rPr>
                <w:rFonts w:ascii="Calibri" w:hAnsi="Calibri" w:eastAsia="Times New Roman" w:cs="Calibri"/>
                <w:sz w:val="20"/>
                <w:szCs w:val="20"/>
                <w:lang w:val="en-US" w:eastAsia="nl-NL"/>
              </w:rPr>
              <w:t>(including preparation)</w:t>
            </w:r>
            <w:r w:rsidRPr="68938CE1" w:rsidR="00367055">
              <w:rPr>
                <w:rFonts w:ascii="Calibri" w:hAnsi="Calibri" w:eastAsia="Times New Roman" w:cs="Calibri"/>
                <w:sz w:val="20"/>
                <w:szCs w:val="20"/>
                <w:lang w:val="en-US" w:eastAsia="nl-NL"/>
              </w:rPr>
              <w:t xml:space="preserve"> </w:t>
            </w:r>
          </w:p>
        </w:tc>
        <w:tc>
          <w:tcPr>
            <w:tcW w:w="3059" w:type="dxa"/>
            <w:tcMar/>
          </w:tcPr>
          <w:p w:rsidRPr="00041D70" w:rsidR="00D8262A" w:rsidP="68938CE1" w:rsidRDefault="00367055" w14:paraId="7329B2E8" w14:textId="04F484A8">
            <w:pPr>
              <w:spacing w:line="276" w:lineRule="auto"/>
              <w:rPr>
                <w:rFonts w:ascii="Calibri" w:hAnsi="Calibri" w:eastAsia="Times New Roman" w:cs="Calibri"/>
                <w:sz w:val="20"/>
                <w:szCs w:val="20"/>
                <w:lang w:val="en-US" w:eastAsia="nl-NL"/>
              </w:rPr>
            </w:pPr>
            <w:r w:rsidRPr="20B3E8BC" w:rsidR="7ACB6095">
              <w:rPr>
                <w:rFonts w:ascii="Calibri" w:hAnsi="Calibri" w:eastAsia="Times New Roman" w:cs="Calibri"/>
                <w:sz w:val="20"/>
                <w:szCs w:val="20"/>
                <w:lang w:val="en-US" w:eastAsia="nl-NL"/>
              </w:rPr>
              <w:t>45</w:t>
            </w:r>
            <w:r w:rsidRPr="20B3E8BC" w:rsidR="53487420">
              <w:rPr>
                <w:rFonts w:ascii="Calibri" w:hAnsi="Calibri" w:eastAsia="Times New Roman" w:cs="Calibri"/>
                <w:sz w:val="20"/>
                <w:szCs w:val="20"/>
                <w:lang w:val="en-US" w:eastAsia="nl-NL"/>
              </w:rPr>
              <w:t xml:space="preserve"> (</w:t>
            </w:r>
            <w:r w:rsidRPr="20B3E8BC" w:rsidR="56FC2439">
              <w:rPr>
                <w:rFonts w:ascii="Calibri" w:hAnsi="Calibri" w:eastAsia="Times New Roman" w:cs="Calibri"/>
                <w:sz w:val="20"/>
                <w:szCs w:val="20"/>
                <w:lang w:val="en-US" w:eastAsia="nl-NL"/>
              </w:rPr>
              <w:t>8</w:t>
            </w:r>
            <w:r w:rsidRPr="20B3E8BC" w:rsidR="21F840BF">
              <w:rPr>
                <w:rFonts w:ascii="Calibri" w:hAnsi="Calibri" w:eastAsia="Times New Roman" w:cs="Calibri"/>
                <w:sz w:val="20"/>
                <w:szCs w:val="20"/>
                <w:lang w:val="en-US" w:eastAsia="nl-NL"/>
              </w:rPr>
              <w:t>x</w:t>
            </w:r>
            <w:r w:rsidRPr="20B3E8BC" w:rsidR="175EC58E">
              <w:rPr>
                <w:rFonts w:ascii="Calibri" w:hAnsi="Calibri" w:eastAsia="Times New Roman" w:cs="Calibri"/>
                <w:sz w:val="20"/>
                <w:szCs w:val="20"/>
                <w:lang w:val="en-US" w:eastAsia="nl-NL"/>
              </w:rPr>
              <w:t>6</w:t>
            </w:r>
            <w:r w:rsidRPr="20B3E8BC" w:rsidR="526AF137">
              <w:rPr>
                <w:rFonts w:ascii="Calibri" w:hAnsi="Calibri" w:eastAsia="Times New Roman" w:cs="Calibri"/>
                <w:sz w:val="20"/>
                <w:szCs w:val="20"/>
                <w:lang w:val="en-US" w:eastAsia="nl-NL"/>
              </w:rPr>
              <w:t>)</w:t>
            </w:r>
          </w:p>
        </w:tc>
        <w:tc>
          <w:tcPr>
            <w:tcW w:w="2659" w:type="dxa"/>
            <w:tcMar/>
          </w:tcPr>
          <w:p w:rsidRPr="00041D70" w:rsidR="00D8262A" w:rsidP="68938CE1" w:rsidRDefault="00041D70" w14:paraId="21C15755" w14:noSpellErr="1" w14:textId="75D9414C">
            <w:pPr>
              <w:spacing w:line="276" w:lineRule="auto"/>
              <w:jc w:val="right"/>
              <w:rPr>
                <w:rFonts w:ascii="Calibri" w:hAnsi="Calibri" w:eastAsia="Times New Roman" w:cs="Calibri"/>
                <w:sz w:val="20"/>
                <w:szCs w:val="20"/>
                <w:lang w:val="en-US" w:eastAsia="nl-NL"/>
              </w:rPr>
            </w:pPr>
          </w:p>
        </w:tc>
      </w:tr>
      <w:tr w:rsidRPr="00041D70" w:rsidR="00041D70" w:rsidTr="20B3E8BC" w14:paraId="68AD3A72" w14:textId="77777777">
        <w:tc>
          <w:tcPr>
            <w:tcW w:w="3570" w:type="dxa"/>
            <w:tcMar/>
          </w:tcPr>
          <w:p w:rsidRPr="00041D70" w:rsidR="00D8262A" w:rsidP="68938CE1" w:rsidRDefault="00041D70" w14:paraId="64D1C7C2" w14:textId="023854D4">
            <w:pPr>
              <w:spacing w:line="276" w:lineRule="auto"/>
              <w:rPr>
                <w:rFonts w:ascii="Calibri" w:hAnsi="Calibri" w:eastAsia="Times New Roman" w:cs="Calibri"/>
                <w:sz w:val="20"/>
                <w:szCs w:val="20"/>
                <w:lang w:val="en-US" w:eastAsia="nl-NL"/>
              </w:rPr>
            </w:pPr>
            <w:r w:rsidRPr="25C6A51E" w:rsidR="4D2F16B0">
              <w:rPr>
                <w:rFonts w:ascii="Calibri" w:hAnsi="Calibri" w:eastAsia="Times New Roman" w:cs="Calibri"/>
                <w:sz w:val="20"/>
                <w:szCs w:val="20"/>
                <w:lang w:val="en-US" w:eastAsia="nl-NL"/>
              </w:rPr>
              <w:t xml:space="preserve">Workshop </w:t>
            </w:r>
            <w:r w:rsidRPr="25C6A51E" w:rsidR="00041D70">
              <w:rPr>
                <w:rFonts w:ascii="Calibri" w:hAnsi="Calibri" w:eastAsia="Times New Roman" w:cs="Calibri"/>
                <w:sz w:val="20"/>
                <w:szCs w:val="20"/>
                <w:lang w:val="en-US" w:eastAsia="nl-NL"/>
              </w:rPr>
              <w:t xml:space="preserve">assignments </w:t>
            </w:r>
            <w:r w:rsidRPr="25C6A51E" w:rsidR="41F74CD8">
              <w:rPr>
                <w:rFonts w:ascii="Calibri" w:hAnsi="Calibri" w:eastAsia="Times New Roman" w:cs="Calibri"/>
                <w:sz w:val="20"/>
                <w:szCs w:val="20"/>
                <w:lang w:val="en-US" w:eastAsia="nl-NL"/>
              </w:rPr>
              <w:t>(case study)</w:t>
            </w:r>
          </w:p>
        </w:tc>
        <w:tc>
          <w:tcPr>
            <w:tcW w:w="3059" w:type="dxa"/>
            <w:tcMar/>
          </w:tcPr>
          <w:p w:rsidRPr="00041D70" w:rsidR="00D8262A" w:rsidP="68938CE1" w:rsidRDefault="00041D70" w14:paraId="5EE94926" w14:textId="5FA10933">
            <w:pPr>
              <w:spacing w:line="276" w:lineRule="auto"/>
              <w:rPr>
                <w:rFonts w:ascii="Calibri" w:hAnsi="Calibri" w:eastAsia="Times New Roman" w:cs="Calibri"/>
                <w:sz w:val="20"/>
                <w:szCs w:val="20"/>
                <w:lang w:val="en-US" w:eastAsia="nl-NL"/>
              </w:rPr>
            </w:pPr>
            <w:r w:rsidRPr="20B3E8BC" w:rsidR="5268066A">
              <w:rPr>
                <w:rFonts w:ascii="Calibri" w:hAnsi="Calibri" w:eastAsia="Times New Roman" w:cs="Calibri"/>
                <w:sz w:val="20"/>
                <w:szCs w:val="20"/>
                <w:lang w:val="en-US" w:eastAsia="nl-NL"/>
              </w:rPr>
              <w:t>1</w:t>
            </w:r>
            <w:r w:rsidRPr="20B3E8BC" w:rsidR="5852CD8D">
              <w:rPr>
                <w:rFonts w:ascii="Calibri" w:hAnsi="Calibri" w:eastAsia="Times New Roman" w:cs="Calibri"/>
                <w:sz w:val="20"/>
                <w:szCs w:val="20"/>
                <w:lang w:val="en-US" w:eastAsia="nl-NL"/>
              </w:rPr>
              <w:t>6</w:t>
            </w:r>
            <w:r w:rsidRPr="20B3E8BC" w:rsidR="5268066A">
              <w:rPr>
                <w:rFonts w:ascii="Calibri" w:hAnsi="Calibri" w:eastAsia="Times New Roman" w:cs="Calibri"/>
                <w:sz w:val="20"/>
                <w:szCs w:val="20"/>
                <w:lang w:val="en-US" w:eastAsia="nl-NL"/>
              </w:rPr>
              <w:t xml:space="preserve"> (</w:t>
            </w:r>
            <w:r w:rsidRPr="20B3E8BC" w:rsidR="5CCCA612">
              <w:rPr>
                <w:rFonts w:ascii="Calibri" w:hAnsi="Calibri" w:eastAsia="Times New Roman" w:cs="Calibri"/>
                <w:sz w:val="20"/>
                <w:szCs w:val="20"/>
                <w:lang w:val="en-US" w:eastAsia="nl-NL"/>
              </w:rPr>
              <w:t>8</w:t>
            </w:r>
            <w:r w:rsidRPr="20B3E8BC" w:rsidR="5268066A">
              <w:rPr>
                <w:rFonts w:ascii="Calibri" w:hAnsi="Calibri" w:eastAsia="Times New Roman" w:cs="Calibri"/>
                <w:sz w:val="20"/>
                <w:szCs w:val="20"/>
                <w:lang w:val="en-US" w:eastAsia="nl-NL"/>
              </w:rPr>
              <w:t>x</w:t>
            </w:r>
            <w:r w:rsidRPr="20B3E8BC" w:rsidR="7D920B8D">
              <w:rPr>
                <w:rFonts w:ascii="Calibri" w:hAnsi="Calibri" w:eastAsia="Times New Roman" w:cs="Calibri"/>
                <w:sz w:val="20"/>
                <w:szCs w:val="20"/>
                <w:lang w:val="en-US" w:eastAsia="nl-NL"/>
              </w:rPr>
              <w:t>2</w:t>
            </w:r>
            <w:r w:rsidRPr="20B3E8BC" w:rsidR="383F07DB">
              <w:rPr>
                <w:rFonts w:ascii="Calibri" w:hAnsi="Calibri" w:eastAsia="Times New Roman" w:cs="Calibri"/>
                <w:sz w:val="20"/>
                <w:szCs w:val="20"/>
                <w:lang w:val="en-US" w:eastAsia="nl-NL"/>
              </w:rPr>
              <w:t>)</w:t>
            </w:r>
          </w:p>
        </w:tc>
        <w:tc>
          <w:tcPr>
            <w:tcW w:w="2659" w:type="dxa"/>
            <w:tcMar/>
          </w:tcPr>
          <w:p w:rsidRPr="00041D70" w:rsidR="00D8262A" w:rsidP="68938CE1" w:rsidRDefault="00367055" w14:paraId="36A81152" w14:noSpellErr="1" w14:textId="2AD9BBC5">
            <w:pPr>
              <w:spacing w:line="276" w:lineRule="auto"/>
              <w:jc w:val="right"/>
              <w:rPr>
                <w:rFonts w:ascii="Calibri" w:hAnsi="Calibri" w:eastAsia="Times New Roman" w:cs="Calibri"/>
                <w:sz w:val="20"/>
                <w:szCs w:val="20"/>
                <w:lang w:val="en-US" w:eastAsia="nl-NL"/>
              </w:rPr>
            </w:pPr>
          </w:p>
        </w:tc>
      </w:tr>
      <w:tr w:rsidRPr="00041D70" w:rsidR="00041D70" w:rsidTr="20B3E8BC" w14:paraId="0BC5B5F1" w14:textId="77777777">
        <w:tc>
          <w:tcPr>
            <w:tcW w:w="3570" w:type="dxa"/>
            <w:tcMar/>
          </w:tcPr>
          <w:p w:rsidRPr="00041D70" w:rsidR="00D8262A" w:rsidP="68938CE1" w:rsidRDefault="00D8262A" w14:paraId="053679D4" w14:textId="3638E4D1">
            <w:pPr>
              <w:pStyle w:val="Normal"/>
              <w:bidi w:val="0"/>
              <w:spacing w:before="0" w:beforeAutospacing="off" w:after="0" w:afterAutospacing="off" w:line="276" w:lineRule="auto"/>
              <w:ind w:left="0" w:right="0"/>
              <w:jc w:val="left"/>
              <w:rPr>
                <w:rFonts w:ascii="Calibri" w:hAnsi="Calibri" w:eastAsia="Times New Roman" w:cs="Calibri"/>
                <w:sz w:val="18"/>
                <w:szCs w:val="18"/>
                <w:lang w:val="en-US" w:eastAsia="nl-NL"/>
              </w:rPr>
            </w:pPr>
            <w:r w:rsidRPr="68938CE1" w:rsidR="3A95232E">
              <w:rPr>
                <w:rFonts w:ascii="Calibri" w:hAnsi="Calibri" w:eastAsia="Times New Roman" w:cs="Calibri"/>
                <w:sz w:val="20"/>
                <w:szCs w:val="20"/>
                <w:lang w:val="en-US" w:eastAsia="nl-NL"/>
              </w:rPr>
              <w:t>Final Poster/Presentation Preparation</w:t>
            </w:r>
          </w:p>
        </w:tc>
        <w:tc>
          <w:tcPr>
            <w:tcW w:w="3059" w:type="dxa"/>
            <w:tcMar/>
          </w:tcPr>
          <w:p w:rsidRPr="00041D70" w:rsidR="00D8262A" w:rsidP="68938CE1" w:rsidRDefault="00CF5FBD" w14:paraId="29AFF244" w14:textId="0CC3C6B0">
            <w:pPr>
              <w:spacing w:line="276" w:lineRule="auto"/>
              <w:rPr>
                <w:rFonts w:ascii="Calibri" w:hAnsi="Calibri" w:eastAsia="Times New Roman" w:cs="Calibri"/>
                <w:sz w:val="20"/>
                <w:szCs w:val="20"/>
                <w:lang w:val="en-US" w:eastAsia="nl-NL"/>
              </w:rPr>
            </w:pPr>
            <w:r w:rsidRPr="20B3E8BC" w:rsidR="11022400">
              <w:rPr>
                <w:rFonts w:ascii="Calibri" w:hAnsi="Calibri" w:eastAsia="Times New Roman" w:cs="Calibri"/>
                <w:sz w:val="20"/>
                <w:szCs w:val="20"/>
                <w:lang w:val="en-US" w:eastAsia="nl-NL"/>
              </w:rPr>
              <w:t>8</w:t>
            </w:r>
          </w:p>
        </w:tc>
        <w:tc>
          <w:tcPr>
            <w:tcW w:w="2659" w:type="dxa"/>
            <w:tcMar/>
          </w:tcPr>
          <w:p w:rsidRPr="00041D70" w:rsidR="00D8262A" w:rsidP="68938CE1" w:rsidRDefault="00367055" w14:paraId="5DEDEDB9" w14:noSpellErr="1" w14:textId="476FB680">
            <w:pPr>
              <w:spacing w:line="276" w:lineRule="auto"/>
              <w:jc w:val="right"/>
              <w:rPr>
                <w:rFonts w:ascii="Calibri" w:hAnsi="Calibri" w:eastAsia="Times New Roman" w:cs="Calibri"/>
                <w:sz w:val="20"/>
                <w:szCs w:val="20"/>
                <w:lang w:val="en-US" w:eastAsia="nl-NL"/>
              </w:rPr>
            </w:pPr>
          </w:p>
        </w:tc>
      </w:tr>
      <w:tr w:rsidRPr="00041D70" w:rsidR="00041D70" w:rsidTr="20B3E8BC" w14:paraId="575DA533" w14:textId="77777777">
        <w:trPr>
          <w:trHeight w:val="80"/>
        </w:trPr>
        <w:tc>
          <w:tcPr>
            <w:tcW w:w="3570" w:type="dxa"/>
            <w:tcMar/>
          </w:tcPr>
          <w:p w:rsidRPr="00041D70" w:rsidR="00D8262A" w:rsidP="00D34C57" w:rsidRDefault="00D8262A" w14:paraId="3AE188F6" w14:textId="77777777">
            <w:pPr>
              <w:spacing w:line="276" w:lineRule="auto"/>
              <w:rPr>
                <w:rFonts w:ascii="Calibri" w:hAnsi="Calibri" w:eastAsia="Times New Roman" w:cs="Calibri"/>
                <w:bCs/>
                <w:sz w:val="20"/>
                <w:szCs w:val="20"/>
                <w:lang w:val="en-US" w:eastAsia="nl-NL"/>
              </w:rPr>
            </w:pPr>
            <w:r w:rsidRPr="00041D70">
              <w:rPr>
                <w:rFonts w:ascii="Calibri" w:hAnsi="Calibri" w:eastAsia="Times New Roman" w:cs="Calibri"/>
                <w:bCs/>
                <w:sz w:val="20"/>
                <w:szCs w:val="20"/>
                <w:lang w:val="en-US" w:eastAsia="nl-NL"/>
              </w:rPr>
              <w:t>TOTAL</w:t>
            </w:r>
          </w:p>
        </w:tc>
        <w:tc>
          <w:tcPr>
            <w:tcW w:w="3059" w:type="dxa"/>
            <w:tcMar/>
          </w:tcPr>
          <w:p w:rsidRPr="00041D70" w:rsidR="00D8262A" w:rsidP="20B3E8BC" w:rsidRDefault="00D8262A" w14:paraId="795017DC" w14:textId="660D1075">
            <w:pPr>
              <w:spacing w:line="276" w:lineRule="auto"/>
              <w:rPr>
                <w:rFonts w:ascii="Calibri" w:hAnsi="Calibri" w:eastAsia="Times New Roman" w:cs="Calibri"/>
                <w:sz w:val="20"/>
                <w:szCs w:val="20"/>
                <w:lang w:val="en-US" w:eastAsia="nl-NL"/>
              </w:rPr>
            </w:pPr>
            <w:r w:rsidRPr="20B3E8BC" w:rsidR="48849337">
              <w:rPr>
                <w:rFonts w:ascii="Calibri" w:hAnsi="Calibri" w:eastAsia="Times New Roman" w:cs="Calibri"/>
                <w:sz w:val="20"/>
                <w:szCs w:val="20"/>
                <w:lang w:val="en-US" w:eastAsia="nl-NL"/>
              </w:rPr>
              <w:t>72</w:t>
            </w:r>
          </w:p>
        </w:tc>
        <w:tc>
          <w:tcPr>
            <w:tcW w:w="2659" w:type="dxa"/>
            <w:tcMar/>
          </w:tcPr>
          <w:p w:rsidRPr="00041D70" w:rsidR="00D8262A" w:rsidP="68938CE1" w:rsidRDefault="00367055" w14:paraId="10B0529A" w14:noSpellErr="1" w14:textId="698AC63D">
            <w:pPr>
              <w:spacing w:line="276" w:lineRule="auto"/>
              <w:jc w:val="right"/>
              <w:rPr>
                <w:rFonts w:ascii="Calibri" w:hAnsi="Calibri" w:eastAsia="Times New Roman" w:cs="Calibri"/>
                <w:sz w:val="20"/>
                <w:szCs w:val="20"/>
                <w:lang w:val="en-US" w:eastAsia="nl-NL"/>
              </w:rPr>
            </w:pPr>
          </w:p>
        </w:tc>
      </w:tr>
    </w:tbl>
    <w:p w:rsidRPr="00F60008" w:rsidR="00D8262A" w:rsidP="00D8262A" w:rsidRDefault="00D8262A" w14:paraId="7754283D" w14:textId="77777777">
      <w:pPr>
        <w:spacing w:line="276" w:lineRule="auto"/>
      </w:pPr>
    </w:p>
    <w:p w:rsidRPr="00F60008" w:rsidR="00D8262A" w:rsidP="00D8262A" w:rsidRDefault="00D8262A" w14:paraId="72989548" w14:textId="77777777">
      <w:pPr>
        <w:spacing w:line="276" w:lineRule="auto"/>
      </w:pPr>
    </w:p>
    <w:p w:rsidR="25C6A51E" w:rsidP="25C6A51E" w:rsidRDefault="25C6A51E" w14:paraId="2BDC2DBC" w14:textId="4B5C6B5E">
      <w:pPr>
        <w:pStyle w:val="Normal"/>
        <w:spacing w:line="276" w:lineRule="auto"/>
      </w:pPr>
    </w:p>
    <w:p w:rsidR="25C6A51E" w:rsidP="25C6A51E" w:rsidRDefault="25C6A51E" w14:paraId="0B1D200F" w14:textId="3EEB7831">
      <w:pPr>
        <w:pStyle w:val="Normal"/>
        <w:spacing w:line="276" w:lineRule="auto"/>
      </w:pPr>
    </w:p>
    <w:p w:rsidR="25C6A51E" w:rsidP="25C6A51E" w:rsidRDefault="25C6A51E" w14:paraId="33739EBE" w14:textId="37C1F7A3">
      <w:pPr>
        <w:pStyle w:val="Normal"/>
        <w:spacing w:line="276" w:lineRule="auto"/>
      </w:pPr>
    </w:p>
    <w:p w:rsidR="25C6A51E" w:rsidP="25C6A51E" w:rsidRDefault="25C6A51E" w14:paraId="7378109C" w14:textId="374C25F3">
      <w:pPr>
        <w:pStyle w:val="Normal"/>
        <w:spacing w:line="276" w:lineRule="auto"/>
      </w:pPr>
    </w:p>
    <w:p w:rsidR="25C6A51E" w:rsidP="25C6A51E" w:rsidRDefault="25C6A51E" w14:paraId="6F63EB77" w14:textId="7C68627F">
      <w:pPr>
        <w:pStyle w:val="Normal"/>
        <w:spacing w:line="276" w:lineRule="auto"/>
      </w:pPr>
    </w:p>
    <w:p w:rsidR="25C6A51E" w:rsidP="25C6A51E" w:rsidRDefault="25C6A51E" w14:paraId="2932E868" w14:textId="6E2212BF">
      <w:pPr>
        <w:pStyle w:val="Normal"/>
        <w:spacing w:line="276" w:lineRule="auto"/>
      </w:pPr>
    </w:p>
    <w:p w:rsidR="25C6A51E" w:rsidP="25C6A51E" w:rsidRDefault="25C6A51E" w14:paraId="7844B27C" w14:textId="2E78377D">
      <w:pPr>
        <w:pStyle w:val="Normal"/>
        <w:spacing w:line="276" w:lineRule="auto"/>
      </w:pPr>
    </w:p>
    <w:p w:rsidR="25C6A51E" w:rsidP="25C6A51E" w:rsidRDefault="25C6A51E" w14:paraId="43692985" w14:textId="3AB8DE31">
      <w:pPr>
        <w:pStyle w:val="Normal"/>
        <w:spacing w:line="276" w:lineRule="auto"/>
      </w:pPr>
    </w:p>
    <w:p w:rsidR="25C6A51E" w:rsidP="25C6A51E" w:rsidRDefault="25C6A51E" w14:paraId="1F63A47C" w14:textId="47AD7932">
      <w:pPr>
        <w:pStyle w:val="Normal"/>
        <w:spacing w:line="276" w:lineRule="auto"/>
      </w:pPr>
    </w:p>
    <w:p w:rsidRPr="00F60008" w:rsidR="00D8262A" w:rsidP="00D8262A" w:rsidRDefault="00D8262A" w14:paraId="62A3E55D" w14:textId="77777777">
      <w:pPr>
        <w:keepNext/>
        <w:keepLines/>
        <w:numPr>
          <w:ilvl w:val="0"/>
          <w:numId w:val="12"/>
        </w:numPr>
        <w:spacing w:after="480" w:line="380" w:lineRule="atLeast"/>
        <w:outlineLvl w:val="0"/>
        <w:rPr>
          <w:rFonts w:asciiTheme="majorHAnsi" w:hAnsiTheme="majorHAnsi" w:eastAsiaTheme="majorEastAsia" w:cstheme="majorBidi"/>
          <w:color w:val="ED7623" w:themeColor="text2"/>
          <w:sz w:val="38"/>
          <w:szCs w:val="32"/>
        </w:rPr>
      </w:pPr>
      <w:bookmarkStart w:name="_Toc40102024" w:id="13"/>
      <w:r w:rsidRPr="00F60008">
        <w:rPr>
          <w:rFonts w:asciiTheme="majorHAnsi" w:hAnsiTheme="majorHAnsi" w:eastAsiaTheme="majorEastAsia" w:cstheme="majorBidi"/>
          <w:color w:val="ED7623" w:themeColor="text2"/>
          <w:sz w:val="38"/>
          <w:szCs w:val="32"/>
        </w:rPr>
        <w:t>Literature</w:t>
      </w:r>
      <w:bookmarkEnd w:id="13"/>
    </w:p>
    <w:p w:rsidRPr="00F60008" w:rsidR="00D8262A" w:rsidP="00D8262A" w:rsidRDefault="00367055" w14:paraId="46627B7E" w14:textId="7CE37DD1">
      <w:pPr>
        <w:spacing w:line="276" w:lineRule="auto"/>
        <w:rPr>
          <w:rFonts w:ascii="Calibri" w:hAnsi="Calibri" w:cs="Calibri"/>
          <w:color w:val="999999"/>
          <w:sz w:val="20"/>
          <w:szCs w:val="20"/>
          <w:lang w:val="en-US"/>
        </w:rPr>
      </w:pPr>
      <w:r w:rsidRPr="68938CE1" w:rsidR="00367055">
        <w:rPr>
          <w:rFonts w:cs="Open Sans" w:cstheme="minorAscii"/>
          <w:color w:val="000000"/>
          <w:sz w:val="20"/>
          <w:szCs w:val="20"/>
          <w:shd w:val="clear" w:color="auto" w:fill="FFFFFF"/>
          <w:lang w:val="en-US"/>
        </w:rPr>
        <w:t>Provost, F., &amp; Fawcett, T. (2013). </w:t>
      </w:r>
      <w:r w:rsidRPr="68938CE1" w:rsidR="00367055">
        <w:rPr>
          <w:rFonts w:cs="Open Sans" w:cstheme="minorAscii"/>
          <w:i w:val="1"/>
          <w:iCs w:val="1"/>
          <w:color w:val="000000"/>
          <w:sz w:val="20"/>
          <w:szCs w:val="20"/>
          <w:shd w:val="clear" w:color="auto" w:fill="FFFFFF"/>
          <w:lang w:val="en-US"/>
        </w:rPr>
        <w:t>Data science for business: what you need to know about data mining and data-analytic thinking.</w:t>
      </w:r>
      <w:r w:rsidRPr="68938CE1" w:rsidR="00367055">
        <w:rPr>
          <w:rFonts w:cs="Open Sans" w:cstheme="minorAscii"/>
          <w:color w:val="000000"/>
          <w:sz w:val="20"/>
          <w:szCs w:val="20"/>
          <w:shd w:val="clear" w:color="auto" w:fill="FFFFFF"/>
          <w:lang w:val="en-US"/>
        </w:rPr>
        <w:t> Sebastopol, California: O'Reilly.</w:t>
      </w:r>
    </w:p>
    <w:p w:rsidR="68938CE1" w:rsidP="68938CE1" w:rsidRDefault="68938CE1" w14:paraId="00EA65AF" w14:textId="4FFDD3FA">
      <w:pPr>
        <w:pStyle w:val="Normal"/>
        <w:spacing w:line="276" w:lineRule="auto"/>
        <w:rPr>
          <w:rFonts w:cs="Open Sans" w:cstheme="minorAscii"/>
          <w:color w:val="000000" w:themeColor="text1" w:themeTint="FF" w:themeShade="FF"/>
          <w:sz w:val="18"/>
          <w:szCs w:val="18"/>
          <w:lang w:val="en-US"/>
        </w:rPr>
      </w:pPr>
    </w:p>
    <w:p w:rsidR="2270C626" w:rsidP="68938CE1" w:rsidRDefault="2270C626" w14:paraId="33A5AA1D" w14:textId="753A611F">
      <w:pPr>
        <w:pStyle w:val="Normal"/>
        <w:spacing w:line="276" w:lineRule="auto"/>
        <w:rPr>
          <w:rFonts w:cs="Open Sans" w:cstheme="minorAscii"/>
          <w:color w:val="000000" w:themeColor="text1" w:themeTint="FF" w:themeShade="FF"/>
          <w:sz w:val="18"/>
          <w:szCs w:val="18"/>
          <w:lang w:val="en-US"/>
        </w:rPr>
      </w:pPr>
      <w:proofErr w:type="spellStart"/>
      <w:r w:rsidRPr="68938CE1" w:rsidR="2270C626">
        <w:rPr>
          <w:rFonts w:cs="Open Sans" w:cstheme="minorAscii"/>
          <w:b w:val="1"/>
          <w:bCs w:val="1"/>
          <w:color w:val="000000" w:themeColor="text1" w:themeTint="FF" w:themeShade="FF"/>
          <w:sz w:val="18"/>
          <w:szCs w:val="18"/>
          <w:lang w:val="en-US"/>
        </w:rPr>
        <w:t>OnlineStatBook</w:t>
      </w:r>
      <w:proofErr w:type="spellEnd"/>
      <w:r w:rsidRPr="68938CE1" w:rsidR="2270C626">
        <w:rPr>
          <w:rFonts w:cs="Open Sans" w:cstheme="minorAscii"/>
          <w:b w:val="1"/>
          <w:bCs w:val="1"/>
          <w:color w:val="000000" w:themeColor="text1" w:themeTint="FF" w:themeShade="FF"/>
          <w:sz w:val="18"/>
          <w:szCs w:val="18"/>
          <w:lang w:val="en-US"/>
        </w:rPr>
        <w:t>:</w:t>
      </w:r>
      <w:r w:rsidRPr="68938CE1" w:rsidR="2270C626">
        <w:rPr>
          <w:rFonts w:cs="Open Sans" w:cstheme="minorAscii"/>
          <w:color w:val="000000" w:themeColor="text1" w:themeTint="FF" w:themeShade="FF"/>
          <w:sz w:val="18"/>
          <w:szCs w:val="18"/>
          <w:lang w:val="en-US"/>
        </w:rPr>
        <w:t xml:space="preserve"> Online Statistics Education: A Free Resource for Introductory Statistics (onlinestatbook.com)</w:t>
      </w:r>
    </w:p>
    <w:p w:rsidRPr="00F60008" w:rsidR="00D8262A" w:rsidP="00D8262A" w:rsidRDefault="00D8262A" w14:paraId="4B285808" w14:textId="77777777">
      <w:pPr>
        <w:spacing w:line="276" w:lineRule="auto"/>
        <w:rPr>
          <w:rFonts w:ascii="Calibri" w:hAnsi="Calibri" w:cs="Calibri"/>
          <w:color w:val="999999"/>
          <w:sz w:val="20"/>
          <w:szCs w:val="20"/>
          <w:lang w:val="en-US"/>
        </w:rPr>
      </w:pPr>
    </w:p>
    <w:p w:rsidRPr="00F60008" w:rsidR="00D8262A" w:rsidP="00D8262A" w:rsidRDefault="00D8262A" w14:paraId="65C5FAC7" w14:textId="77777777" w14:noSpellErr="1">
      <w:pPr>
        <w:spacing w:line="276" w:lineRule="auto"/>
        <w:rPr>
          <w:rFonts w:ascii="Calibri" w:hAnsi="Calibri" w:cs="Calibri"/>
          <w:color w:val="999999"/>
          <w:sz w:val="20"/>
          <w:szCs w:val="20"/>
          <w:lang w:val="en-US"/>
        </w:rPr>
      </w:pPr>
    </w:p>
    <w:p w:rsidRPr="00F60008" w:rsidR="00D8262A" w:rsidP="00D8262A" w:rsidRDefault="00D8262A" w14:paraId="2D87E05D" w14:textId="77777777">
      <w:pPr>
        <w:keepNext/>
        <w:keepLines/>
        <w:numPr>
          <w:ilvl w:val="0"/>
          <w:numId w:val="12"/>
        </w:numPr>
        <w:spacing w:after="480" w:line="380" w:lineRule="atLeast"/>
        <w:outlineLvl w:val="0"/>
        <w:rPr>
          <w:rFonts w:asciiTheme="majorHAnsi" w:hAnsiTheme="majorHAnsi" w:eastAsiaTheme="majorEastAsia" w:cstheme="majorBidi"/>
          <w:color w:val="ED7623" w:themeColor="text2"/>
          <w:sz w:val="38"/>
          <w:szCs w:val="32"/>
        </w:rPr>
      </w:pPr>
      <w:bookmarkStart w:name="_Toc40102025" w:id="14"/>
      <w:r w:rsidRPr="00F60008">
        <w:rPr>
          <w:rFonts w:asciiTheme="majorHAnsi" w:hAnsiTheme="majorHAnsi" w:eastAsiaTheme="majorEastAsia" w:cstheme="majorBidi"/>
          <w:color w:val="ED7623" w:themeColor="text2"/>
          <w:sz w:val="38"/>
          <w:szCs w:val="32"/>
        </w:rPr>
        <w:t>Assessment</w:t>
      </w:r>
      <w:bookmarkEnd w:id="14"/>
    </w:p>
    <w:p w:rsidRPr="00F60008" w:rsidR="00D8262A" w:rsidP="00D8262A" w:rsidRDefault="00D8262A" w14:paraId="1CDBDB46"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26" w:id="15"/>
      <w:r w:rsidRPr="00F60008">
        <w:rPr>
          <w:rFonts w:asciiTheme="majorHAnsi" w:hAnsiTheme="majorHAnsi" w:eastAsiaTheme="majorEastAsia" w:cstheme="majorBidi"/>
          <w:b/>
          <w:color w:val="3CB4E5" w:themeColor="accent1"/>
          <w:sz w:val="20"/>
          <w:szCs w:val="26"/>
        </w:rPr>
        <w:t>Assessment methods, type of evaluation and weight</w:t>
      </w:r>
      <w:bookmarkEnd w:id="15"/>
      <w:r w:rsidRPr="00F60008">
        <w:rPr>
          <w:rFonts w:asciiTheme="majorHAnsi" w:hAnsiTheme="majorHAnsi" w:eastAsiaTheme="majorEastAsia" w:cstheme="majorBidi"/>
          <w:b/>
          <w:color w:val="3CB4E5" w:themeColor="accent1"/>
          <w:sz w:val="20"/>
          <w:szCs w:val="26"/>
        </w:rPr>
        <w:t xml:space="preserve"> </w:t>
      </w:r>
    </w:p>
    <w:p w:rsidRPr="00F60008" w:rsidR="00D8262A" w:rsidP="00D8262A" w:rsidRDefault="00D8262A" w14:paraId="3977DA5B" w14:textId="77777777">
      <w:pPr>
        <w:spacing w:line="276" w:lineRule="auto"/>
        <w:rPr>
          <w:rFonts w:cstheme="minorHAnsi"/>
          <w:szCs w:val="20"/>
          <w:lang w:val="en-US"/>
        </w:rPr>
      </w:pPr>
      <w:r w:rsidRPr="00F60008">
        <w:rPr>
          <w:rFonts w:cstheme="minorHAnsi"/>
          <w:szCs w:val="20"/>
          <w:lang w:val="en-US"/>
        </w:rPr>
        <w:t>The assessment of the module will take place through:</w:t>
      </w:r>
    </w:p>
    <w:p w:rsidRPr="00F60008" w:rsidR="00D8262A" w:rsidP="00D8262A" w:rsidRDefault="00D8262A" w14:paraId="4600AB4D" w14:textId="77777777">
      <w:pPr>
        <w:spacing w:line="276" w:lineRule="auto"/>
        <w:rPr>
          <w:rFonts w:cstheme="minorHAnsi"/>
          <w:szCs w:val="20"/>
          <w:lang w:val="en-US"/>
        </w:rPr>
      </w:pPr>
    </w:p>
    <w:tbl>
      <w:tblPr>
        <w:tblW w:w="0" w:type="auto"/>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ook w:val="0000" w:firstRow="0" w:lastRow="0" w:firstColumn="0" w:lastColumn="0" w:noHBand="0" w:noVBand="0"/>
      </w:tblPr>
      <w:tblGrid>
        <w:gridCol w:w="4248"/>
        <w:gridCol w:w="2097"/>
        <w:gridCol w:w="2694"/>
      </w:tblGrid>
      <w:tr w:rsidRPr="00F60008" w:rsidR="00D8262A" w:rsidTr="2B8F66A7" w14:paraId="2ED940C3" w14:textId="77777777">
        <w:trPr>
          <w:cantSplit/>
        </w:trPr>
        <w:tc>
          <w:tcPr>
            <w:tcW w:w="4248" w:type="dxa"/>
            <w:tcMar/>
          </w:tcPr>
          <w:p w:rsidRPr="00F60008" w:rsidR="00D8262A" w:rsidP="00865FB6" w:rsidRDefault="00D8262A" w14:paraId="22B88570" w14:textId="77777777">
            <w:pPr>
              <w:spacing w:line="276" w:lineRule="auto"/>
              <w:rPr>
                <w:rFonts w:cstheme="minorHAnsi"/>
                <w:b/>
                <w:szCs w:val="20"/>
                <w:lang w:val="en-US"/>
              </w:rPr>
            </w:pPr>
            <w:r w:rsidRPr="00F60008">
              <w:rPr>
                <w:rFonts w:cstheme="minorHAnsi"/>
                <w:b/>
                <w:szCs w:val="20"/>
                <w:lang w:val="en-US"/>
              </w:rPr>
              <w:t>Type of assessment</w:t>
            </w:r>
          </w:p>
        </w:tc>
        <w:tc>
          <w:tcPr>
            <w:tcW w:w="2097" w:type="dxa"/>
            <w:tcMar/>
          </w:tcPr>
          <w:p w:rsidRPr="00F60008" w:rsidR="00D8262A" w:rsidP="00D34C57" w:rsidRDefault="00D8262A" w14:paraId="1BE3D2B6" w14:textId="77777777">
            <w:pPr>
              <w:spacing w:line="276" w:lineRule="auto"/>
              <w:jc w:val="center"/>
              <w:rPr>
                <w:rFonts w:cstheme="minorHAnsi"/>
                <w:b/>
                <w:szCs w:val="20"/>
                <w:lang w:val="en-US"/>
              </w:rPr>
            </w:pPr>
            <w:r w:rsidRPr="00F60008">
              <w:rPr>
                <w:rFonts w:cstheme="minorHAnsi"/>
                <w:b/>
                <w:szCs w:val="20"/>
                <w:lang w:val="en-US"/>
              </w:rPr>
              <w:t>Type of evaluation</w:t>
            </w:r>
          </w:p>
        </w:tc>
        <w:tc>
          <w:tcPr>
            <w:tcW w:w="2694" w:type="dxa"/>
            <w:tcMar/>
          </w:tcPr>
          <w:p w:rsidRPr="000440AE" w:rsidR="00D8262A" w:rsidP="00865FB6" w:rsidRDefault="00D8262A" w14:paraId="0E174C5D" w14:textId="31216FE6">
            <w:pPr>
              <w:spacing w:line="276" w:lineRule="auto"/>
              <w:jc w:val="right"/>
              <w:rPr>
                <w:rFonts w:cstheme="minorHAnsi"/>
                <w:b/>
                <w:szCs w:val="20"/>
                <w:lang w:val="en-US"/>
              </w:rPr>
            </w:pPr>
            <w:r w:rsidRPr="000440AE">
              <w:rPr>
                <w:rFonts w:cstheme="minorHAnsi"/>
                <w:b/>
                <w:szCs w:val="20"/>
                <w:lang w:val="en-US"/>
              </w:rPr>
              <w:t xml:space="preserve">Percentage of the final grade </w:t>
            </w:r>
          </w:p>
        </w:tc>
      </w:tr>
      <w:tr w:rsidRPr="00F60008" w:rsidR="00D8262A" w:rsidTr="2B8F66A7" w14:paraId="7177F428" w14:textId="77777777">
        <w:trPr>
          <w:cantSplit/>
        </w:trPr>
        <w:tc>
          <w:tcPr>
            <w:tcW w:w="4248" w:type="dxa"/>
            <w:tcMar/>
          </w:tcPr>
          <w:p w:rsidRPr="00F60008" w:rsidR="00D8262A" w:rsidP="00865FB6" w:rsidRDefault="00D8262A" w14:paraId="5F963C6C" w14:textId="77777777">
            <w:pPr>
              <w:spacing w:line="276" w:lineRule="auto"/>
              <w:rPr>
                <w:rFonts w:cstheme="minorHAnsi"/>
                <w:b/>
                <w:szCs w:val="20"/>
                <w:lang w:val="en-US"/>
              </w:rPr>
            </w:pPr>
            <w:r w:rsidRPr="00F60008">
              <w:rPr>
                <w:rFonts w:cstheme="minorHAnsi"/>
                <w:b/>
                <w:szCs w:val="20"/>
                <w:lang w:val="en-US"/>
              </w:rPr>
              <w:t>Individual assessment</w:t>
            </w:r>
          </w:p>
          <w:p w:rsidRPr="00F60008" w:rsidR="00D8262A" w:rsidP="00865FB6" w:rsidRDefault="00D8262A" w14:paraId="2198F54B" w14:textId="77777777">
            <w:pPr>
              <w:spacing w:line="276" w:lineRule="auto"/>
              <w:rPr>
                <w:rFonts w:cstheme="minorHAnsi"/>
                <w:szCs w:val="20"/>
                <w:lang w:val="en-US"/>
              </w:rPr>
            </w:pPr>
          </w:p>
        </w:tc>
        <w:tc>
          <w:tcPr>
            <w:tcW w:w="2097" w:type="dxa"/>
            <w:tcMar/>
          </w:tcPr>
          <w:p w:rsidRPr="00F60008" w:rsidR="00D8262A" w:rsidP="2B8F66A7" w:rsidRDefault="00D8262A" w14:paraId="040713F8" w14:textId="64567722">
            <w:pPr>
              <w:spacing w:line="276" w:lineRule="auto"/>
              <w:jc w:val="center"/>
              <w:rPr>
                <w:rFonts w:cs="Open Sans" w:cstheme="minorAscii"/>
                <w:color w:val="999999"/>
                <w:lang w:val="en-US"/>
              </w:rPr>
            </w:pPr>
            <w:r w:rsidRPr="2B8F66A7" w:rsidR="2A903B05">
              <w:rPr>
                <w:rFonts w:cs="Open Sans" w:cstheme="minorAscii"/>
                <w:color w:val="999999"/>
                <w:lang w:val="en-US"/>
              </w:rPr>
              <w:t>Conference Poster</w:t>
            </w:r>
          </w:p>
        </w:tc>
        <w:tc>
          <w:tcPr>
            <w:tcW w:w="2694" w:type="dxa"/>
            <w:tcMar/>
          </w:tcPr>
          <w:p w:rsidRPr="000440AE" w:rsidR="00D8262A" w:rsidP="2B8F66A7" w:rsidRDefault="00D8262A" w14:paraId="1E95BCC8" w14:textId="4AAD013C">
            <w:pPr>
              <w:spacing w:line="276" w:lineRule="auto"/>
              <w:jc w:val="center"/>
              <w:rPr>
                <w:rFonts w:cs="Open Sans" w:cstheme="minorAscii"/>
                <w:lang w:val="en-US"/>
              </w:rPr>
            </w:pPr>
            <w:r w:rsidRPr="2B8F66A7" w:rsidR="2A903B05">
              <w:rPr>
                <w:rFonts w:cs="Open Sans" w:cstheme="minorAscii"/>
                <w:lang w:val="en-US"/>
              </w:rPr>
              <w:t>100</w:t>
            </w:r>
          </w:p>
        </w:tc>
      </w:tr>
      <w:tr w:rsidRPr="00F60008" w:rsidR="00D8262A" w:rsidTr="2B8F66A7" w14:paraId="5C5563CA" w14:textId="77777777">
        <w:trPr>
          <w:cantSplit/>
        </w:trPr>
        <w:tc>
          <w:tcPr>
            <w:tcW w:w="4248" w:type="dxa"/>
            <w:tcMar/>
          </w:tcPr>
          <w:p w:rsidRPr="00F60008" w:rsidR="00D8262A" w:rsidP="68938CE1" w:rsidRDefault="000440AE" w14:paraId="21DEA8E1" w14:noSpellErr="1" w14:textId="6CB37A8F">
            <w:pPr>
              <w:spacing w:line="276" w:lineRule="auto"/>
              <w:rPr>
                <w:rFonts w:cs="Open Sans" w:cstheme="minorAscii"/>
                <w:lang w:val="en-US"/>
              </w:rPr>
            </w:pPr>
          </w:p>
        </w:tc>
        <w:tc>
          <w:tcPr>
            <w:tcW w:w="2097" w:type="dxa"/>
            <w:tcMar/>
          </w:tcPr>
          <w:p w:rsidRPr="000440AE" w:rsidR="00D8262A" w:rsidP="68938CE1" w:rsidRDefault="000440AE" w14:paraId="76018D70" w14:noSpellErr="1" w14:textId="4671F484">
            <w:pPr>
              <w:spacing w:line="276" w:lineRule="auto"/>
              <w:rPr>
                <w:rFonts w:cs="Open Sans" w:cstheme="minorAscii"/>
                <w:lang w:val="en-US"/>
              </w:rPr>
            </w:pPr>
          </w:p>
        </w:tc>
        <w:tc>
          <w:tcPr>
            <w:tcW w:w="2694" w:type="dxa"/>
            <w:tcMar/>
          </w:tcPr>
          <w:p w:rsidRPr="000440AE" w:rsidR="00D8262A" w:rsidP="68938CE1" w:rsidRDefault="000440AE" w14:paraId="349BE964" w14:noSpellErr="1" w14:textId="2B869F69">
            <w:pPr>
              <w:spacing w:line="276" w:lineRule="auto"/>
              <w:jc w:val="right"/>
              <w:rPr>
                <w:rFonts w:cs="Open Sans" w:cstheme="minorAscii"/>
                <w:lang w:val="en-US"/>
              </w:rPr>
            </w:pPr>
          </w:p>
        </w:tc>
      </w:tr>
      <w:tr w:rsidRPr="00F60008" w:rsidR="00D8262A" w:rsidTr="2B8F66A7" w14:paraId="6A73491F" w14:textId="77777777">
        <w:trPr>
          <w:cantSplit/>
        </w:trPr>
        <w:tc>
          <w:tcPr>
            <w:tcW w:w="4248" w:type="dxa"/>
            <w:tcMar/>
          </w:tcPr>
          <w:p w:rsidRPr="00F60008" w:rsidR="00D8262A" w:rsidP="68938CE1" w:rsidRDefault="00D8262A" w14:paraId="15D5A3B7" w14:noSpellErr="1" w14:textId="75A2735D">
            <w:pPr>
              <w:spacing w:line="276" w:lineRule="auto"/>
              <w:rPr>
                <w:rFonts w:cs="Open Sans" w:cstheme="minorAscii"/>
                <w:b w:val="1"/>
                <w:bCs w:val="1"/>
                <w:lang w:val="en-US"/>
              </w:rPr>
            </w:pPr>
          </w:p>
        </w:tc>
        <w:tc>
          <w:tcPr>
            <w:tcW w:w="2097" w:type="dxa"/>
            <w:tcMar/>
          </w:tcPr>
          <w:p w:rsidRPr="00F60008" w:rsidR="00D8262A" w:rsidP="00D34C57" w:rsidRDefault="00D8262A" w14:paraId="3FF6698A" w14:textId="77777777">
            <w:pPr>
              <w:spacing w:line="276" w:lineRule="auto"/>
              <w:jc w:val="center"/>
              <w:rPr>
                <w:rFonts w:cstheme="minorHAnsi"/>
                <w:szCs w:val="20"/>
                <w:lang w:val="en-US"/>
              </w:rPr>
            </w:pPr>
          </w:p>
        </w:tc>
        <w:tc>
          <w:tcPr>
            <w:tcW w:w="2694" w:type="dxa"/>
            <w:tcMar/>
          </w:tcPr>
          <w:p w:rsidRPr="000440AE" w:rsidR="00D8262A" w:rsidP="00865FB6" w:rsidRDefault="00D8262A" w14:paraId="6B3BA69A" w14:textId="77777777">
            <w:pPr>
              <w:spacing w:line="276" w:lineRule="auto"/>
              <w:jc w:val="right"/>
              <w:rPr>
                <w:rFonts w:cstheme="minorHAnsi"/>
                <w:szCs w:val="20"/>
                <w:lang w:val="en-US"/>
              </w:rPr>
            </w:pPr>
          </w:p>
        </w:tc>
      </w:tr>
      <w:tr w:rsidRPr="000440AE" w:rsidR="000440AE" w:rsidTr="2B8F66A7" w14:paraId="3A380CAE" w14:textId="77777777">
        <w:trPr>
          <w:cantSplit/>
        </w:trPr>
        <w:tc>
          <w:tcPr>
            <w:tcW w:w="4248" w:type="dxa"/>
            <w:tcMar/>
          </w:tcPr>
          <w:p w:rsidRPr="000440AE" w:rsidR="00D8262A" w:rsidP="68938CE1" w:rsidRDefault="000440AE" w14:paraId="63C908BF" w14:noSpellErr="1" w14:textId="6E3B5BBA">
            <w:pPr>
              <w:spacing w:line="276" w:lineRule="auto"/>
              <w:rPr>
                <w:rFonts w:cs="Open Sans" w:cstheme="minorAscii"/>
                <w:lang w:val="en-US"/>
              </w:rPr>
            </w:pPr>
          </w:p>
        </w:tc>
        <w:tc>
          <w:tcPr>
            <w:tcW w:w="2097" w:type="dxa"/>
            <w:tcMar/>
          </w:tcPr>
          <w:p w:rsidRPr="000440AE" w:rsidR="00D8262A" w:rsidP="00D34C57" w:rsidRDefault="00D8262A" w14:paraId="3261631A" w14:textId="77777777">
            <w:pPr>
              <w:spacing w:line="276" w:lineRule="auto"/>
              <w:rPr>
                <w:rFonts w:cstheme="minorHAnsi"/>
                <w:szCs w:val="20"/>
                <w:lang w:val="en-US"/>
              </w:rPr>
            </w:pPr>
          </w:p>
        </w:tc>
        <w:tc>
          <w:tcPr>
            <w:tcW w:w="2694" w:type="dxa"/>
            <w:tcMar/>
          </w:tcPr>
          <w:p w:rsidRPr="000440AE" w:rsidR="00D8262A" w:rsidP="68938CE1" w:rsidRDefault="00D34C57" w14:paraId="5D239C82" w14:noSpellErr="1" w14:textId="1797A946">
            <w:pPr>
              <w:spacing w:line="276" w:lineRule="auto"/>
              <w:jc w:val="right"/>
              <w:rPr>
                <w:rFonts w:cs="Open Sans" w:cstheme="minorAscii"/>
                <w:lang w:val="en-US"/>
              </w:rPr>
            </w:pPr>
          </w:p>
        </w:tc>
      </w:tr>
      <w:tr w:rsidRPr="00F60008" w:rsidR="00D8262A" w:rsidTr="2B8F66A7" w14:paraId="767D6AC5" w14:textId="77777777">
        <w:trPr>
          <w:cantSplit/>
        </w:trPr>
        <w:tc>
          <w:tcPr>
            <w:tcW w:w="4248" w:type="dxa"/>
            <w:tcMar/>
          </w:tcPr>
          <w:p w:rsidRPr="000440AE" w:rsidR="00D8262A" w:rsidP="68938CE1" w:rsidRDefault="000440AE" w14:paraId="134B46CE" w14:noSpellErr="1" w14:textId="4B2E0C63">
            <w:pPr>
              <w:spacing w:line="276" w:lineRule="auto"/>
              <w:rPr>
                <w:rFonts w:cs="Open Sans" w:cstheme="minorAscii"/>
                <w:lang w:val="en-US"/>
              </w:rPr>
            </w:pPr>
          </w:p>
        </w:tc>
        <w:tc>
          <w:tcPr>
            <w:tcW w:w="2097" w:type="dxa"/>
            <w:tcMar/>
          </w:tcPr>
          <w:p w:rsidRPr="00F60008" w:rsidR="00D8262A" w:rsidP="00D34C57" w:rsidRDefault="00D8262A" w14:paraId="49E80D46" w14:textId="77777777">
            <w:pPr>
              <w:spacing w:line="276" w:lineRule="auto"/>
              <w:rPr>
                <w:rFonts w:cstheme="minorHAnsi"/>
                <w:szCs w:val="20"/>
                <w:lang w:val="en-US"/>
              </w:rPr>
            </w:pPr>
          </w:p>
        </w:tc>
        <w:tc>
          <w:tcPr>
            <w:tcW w:w="2694" w:type="dxa"/>
            <w:tcMar/>
          </w:tcPr>
          <w:p w:rsidRPr="000440AE" w:rsidR="00D8262A" w:rsidP="68938CE1" w:rsidRDefault="000440AE" w14:paraId="6652185C" w14:noSpellErr="1" w14:textId="1DBB6EEB">
            <w:pPr>
              <w:spacing w:line="276" w:lineRule="auto"/>
              <w:jc w:val="right"/>
              <w:rPr>
                <w:rFonts w:cs="Open Sans" w:cstheme="minorAscii"/>
                <w:lang w:val="en-US"/>
              </w:rPr>
            </w:pPr>
          </w:p>
        </w:tc>
      </w:tr>
    </w:tbl>
    <w:p w:rsidRPr="00F60008" w:rsidR="00D8262A" w:rsidP="00D8262A" w:rsidRDefault="00D8262A" w14:paraId="07A695E5" w14:textId="77777777">
      <w:pPr>
        <w:spacing w:line="276" w:lineRule="auto"/>
        <w:rPr>
          <w:rFonts w:cstheme="minorHAnsi"/>
          <w:color w:val="A6A6A6"/>
          <w:szCs w:val="20"/>
          <w:lang w:val="en-US"/>
        </w:rPr>
      </w:pPr>
    </w:p>
    <w:p w:rsidRPr="00F60008" w:rsidR="00D8262A" w:rsidP="00D8262A" w:rsidRDefault="00D8262A" w14:paraId="1CD12B5D" w14:textId="77777777">
      <w:pPr>
        <w:spacing w:line="276" w:lineRule="auto"/>
        <w:rPr>
          <w:rFonts w:ascii="Calibri" w:hAnsi="Calibri" w:cs="Calibri"/>
          <w:sz w:val="20"/>
          <w:szCs w:val="20"/>
          <w:lang w:val="en-US"/>
        </w:rPr>
      </w:pPr>
    </w:p>
    <w:p w:rsidRPr="00F60008" w:rsidR="00D8262A" w:rsidP="00D8262A" w:rsidRDefault="00D8262A" w14:paraId="1F7958F7"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27" w:id="16"/>
      <w:r w:rsidRPr="00F60008">
        <w:rPr>
          <w:rFonts w:asciiTheme="majorHAnsi" w:hAnsiTheme="majorHAnsi" w:eastAsiaTheme="majorEastAsia" w:cstheme="majorBidi"/>
          <w:b/>
          <w:color w:val="3CB4E5" w:themeColor="accent1"/>
          <w:sz w:val="20"/>
          <w:szCs w:val="26"/>
        </w:rPr>
        <w:t>Grading: Minimum grade, Compensation, and Duration of Validity</w:t>
      </w:r>
      <w:bookmarkEnd w:id="16"/>
    </w:p>
    <w:p w:rsidRPr="00F60008" w:rsidR="00D8262A" w:rsidP="00D8262A" w:rsidRDefault="00D8262A" w14:paraId="0D56CED4" w14:textId="77777777">
      <w:pPr>
        <w:spacing w:line="276" w:lineRule="auto"/>
        <w:rPr>
          <w:rFonts w:ascii="Calibri" w:hAnsi="Calibri" w:cs="Calibri"/>
          <w:i/>
          <w:sz w:val="20"/>
          <w:szCs w:val="20"/>
          <w:lang w:val="en-US"/>
        </w:rPr>
      </w:pPr>
    </w:p>
    <w:p w:rsidRPr="00F60008" w:rsidR="00D8262A" w:rsidP="00D8262A" w:rsidRDefault="00D8262A" w14:paraId="56495F59" w14:textId="77777777">
      <w:pPr>
        <w:spacing w:line="276" w:lineRule="auto"/>
        <w:rPr>
          <w:rFonts w:cstheme="minorHAnsi"/>
          <w:b/>
          <w:szCs w:val="20"/>
          <w:lang w:val="en-US"/>
        </w:rPr>
      </w:pPr>
      <w:r w:rsidRPr="00F60008">
        <w:rPr>
          <w:rFonts w:cstheme="minorHAnsi"/>
          <w:b/>
          <w:szCs w:val="20"/>
          <w:lang w:val="en-US"/>
        </w:rPr>
        <w:t>Minimum grade</w:t>
      </w:r>
    </w:p>
    <w:p w:rsidRPr="00F60008" w:rsidR="00D8262A" w:rsidP="00D8262A" w:rsidRDefault="00D8262A" w14:paraId="57DBCC59" w14:textId="77777777">
      <w:pPr>
        <w:spacing w:line="276" w:lineRule="auto"/>
        <w:rPr>
          <w:rFonts w:cstheme="minorHAnsi"/>
          <w:szCs w:val="20"/>
          <w:lang w:val="en-US"/>
        </w:rPr>
      </w:pPr>
      <w:r w:rsidRPr="00F60008">
        <w:rPr>
          <w:rFonts w:cstheme="minorHAnsi"/>
          <w:szCs w:val="20"/>
          <w:lang w:val="en-US"/>
        </w:rPr>
        <w:t xml:space="preserve">In order to pass the module, the minimum final grade is 5.5. </w:t>
      </w:r>
    </w:p>
    <w:p w:rsidRPr="00F60008" w:rsidR="00D8262A" w:rsidP="00D8262A" w:rsidRDefault="00D8262A" w14:paraId="263B4534" w14:textId="77777777">
      <w:pPr>
        <w:spacing w:line="276" w:lineRule="auto"/>
        <w:rPr>
          <w:rFonts w:ascii="Calibri" w:hAnsi="Calibri" w:cs="Calibri"/>
          <w:sz w:val="20"/>
          <w:szCs w:val="20"/>
          <w:lang w:val="en-US"/>
        </w:rPr>
      </w:pPr>
    </w:p>
    <w:p w:rsidRPr="00F60008" w:rsidR="00D8262A" w:rsidP="00D8262A" w:rsidRDefault="00D8262A" w14:paraId="4ADAB1AF" w14:textId="77777777">
      <w:pPr>
        <w:spacing w:line="276" w:lineRule="auto"/>
        <w:rPr>
          <w:rFonts w:cstheme="minorHAnsi"/>
          <w:i/>
          <w:szCs w:val="20"/>
          <w:lang w:val="en-US"/>
        </w:rPr>
      </w:pPr>
      <w:r w:rsidRPr="00F60008">
        <w:rPr>
          <w:rFonts w:cstheme="minorHAnsi"/>
          <w:i/>
          <w:szCs w:val="20"/>
          <w:lang w:val="en-US"/>
        </w:rPr>
        <w:t>Minimum grades for parts and compensation</w:t>
      </w:r>
    </w:p>
    <w:p w:rsidRPr="000440AE" w:rsidR="000440AE" w:rsidP="00D8262A" w:rsidRDefault="00D8262A" w14:paraId="6C464482" w14:textId="77777777">
      <w:pPr>
        <w:spacing w:line="276" w:lineRule="auto"/>
        <w:rPr>
          <w:rFonts w:cstheme="minorHAnsi"/>
          <w:szCs w:val="20"/>
          <w:lang w:val="en-US"/>
        </w:rPr>
      </w:pPr>
      <w:r w:rsidRPr="000440AE">
        <w:rPr>
          <w:rFonts w:cstheme="minorHAnsi"/>
          <w:szCs w:val="20"/>
          <w:lang w:val="en-US"/>
        </w:rPr>
        <w:t xml:space="preserve">The lowest grade </w:t>
      </w:r>
      <w:r w:rsidRPr="000440AE" w:rsidR="000440AE">
        <w:rPr>
          <w:rFonts w:cstheme="minorHAnsi"/>
          <w:szCs w:val="20"/>
          <w:lang w:val="en-US"/>
        </w:rPr>
        <w:t xml:space="preserve">of the constituting elements </w:t>
      </w:r>
      <w:r w:rsidRPr="000440AE">
        <w:rPr>
          <w:rFonts w:cstheme="minorHAnsi"/>
          <w:szCs w:val="20"/>
          <w:lang w:val="en-US"/>
        </w:rPr>
        <w:t>is 5</w:t>
      </w:r>
      <w:r w:rsidRPr="000440AE" w:rsidR="000440AE">
        <w:rPr>
          <w:rFonts w:cstheme="minorHAnsi"/>
          <w:szCs w:val="20"/>
          <w:lang w:val="en-US"/>
        </w:rPr>
        <w:t>.</w:t>
      </w:r>
    </w:p>
    <w:p w:rsidRPr="00F60008" w:rsidR="00D8262A" w:rsidP="00D8262A" w:rsidRDefault="00D8262A" w14:paraId="772750E6" w14:textId="77777777">
      <w:pPr>
        <w:spacing w:line="276" w:lineRule="auto"/>
      </w:pPr>
    </w:p>
    <w:p w:rsidRPr="00F60008" w:rsidR="00D8262A" w:rsidP="00D8262A" w:rsidRDefault="00D8262A" w14:paraId="3A5774F3"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28" w:id="17"/>
      <w:r w:rsidRPr="00F60008">
        <w:rPr>
          <w:rFonts w:asciiTheme="majorHAnsi" w:hAnsiTheme="majorHAnsi" w:eastAsiaTheme="majorEastAsia" w:cstheme="majorBidi"/>
          <w:b/>
          <w:color w:val="3CB4E5" w:themeColor="accent1"/>
          <w:sz w:val="20"/>
          <w:szCs w:val="26"/>
        </w:rPr>
        <w:lastRenderedPageBreak/>
        <w:t>Assessment criteria</w:t>
      </w:r>
      <w:bookmarkEnd w:id="17"/>
    </w:p>
    <w:p w:rsidR="000440AE" w:rsidP="00D8262A" w:rsidRDefault="000440AE" w14:paraId="5FFED029" w14:textId="77777777">
      <w:pPr>
        <w:spacing w:line="276" w:lineRule="auto"/>
        <w:rPr>
          <w:rFonts w:eastAsia="Times New Roman" w:cstheme="minorHAnsi"/>
          <w:bCs/>
          <w:color w:val="999999"/>
          <w:szCs w:val="20"/>
          <w:u w:val="single"/>
          <w:lang w:val="en-US" w:eastAsia="nl-NL"/>
        </w:rPr>
      </w:pPr>
    </w:p>
    <w:p w:rsidRPr="002807DA" w:rsidR="00D8262A" w:rsidP="31E4E1C7" w:rsidRDefault="002807DA" w14:paraId="1D05CF7F" w14:textId="1C8FAE58">
      <w:pPr>
        <w:spacing w:line="276" w:lineRule="auto"/>
        <w:rPr>
          <w:rFonts w:ascii="Calibri" w:hAnsi="Calibri" w:eastAsia="Times New Roman" w:cs="Times New Roman"/>
          <w:b w:val="1"/>
          <w:bCs w:val="1"/>
          <w:sz w:val="20"/>
          <w:szCs w:val="20"/>
          <w:lang w:val="en-US" w:eastAsia="nl-NL"/>
        </w:rPr>
      </w:pPr>
      <w:commentRangeStart w:id="895060567"/>
      <w:commentRangeStart w:id="290390000"/>
      <w:r w:rsidRPr="25C6A51E" w:rsidR="732280E8">
        <w:rPr>
          <w:rFonts w:ascii="Calibri" w:hAnsi="Calibri" w:eastAsia="Times New Roman" w:cs="Times New Roman"/>
          <w:b w:val="1"/>
          <w:bCs w:val="1"/>
          <w:sz w:val="20"/>
          <w:szCs w:val="20"/>
          <w:lang w:val="en-US" w:eastAsia="nl-NL"/>
        </w:rPr>
        <w:t xml:space="preserve">Individual Assignments </w:t>
      </w:r>
      <w:r w:rsidRPr="25C6A51E" w:rsidR="00D34C57">
        <w:rPr>
          <w:rFonts w:ascii="Calibri" w:hAnsi="Calibri" w:eastAsia="Times New Roman" w:cs="Times New Roman"/>
          <w:b w:val="1"/>
          <w:bCs w:val="1"/>
          <w:sz w:val="20"/>
          <w:szCs w:val="20"/>
          <w:lang w:val="en-US" w:eastAsia="nl-NL"/>
        </w:rPr>
        <w:t>(</w:t>
      </w:r>
      <w:r w:rsidRPr="25C6A51E" w:rsidR="38709A5A">
        <w:rPr>
          <w:rFonts w:ascii="Calibri" w:hAnsi="Calibri" w:eastAsia="Times New Roman" w:cs="Times New Roman"/>
          <w:b w:val="1"/>
          <w:bCs w:val="1"/>
          <w:sz w:val="20"/>
          <w:szCs w:val="20"/>
          <w:lang w:val="en-US" w:eastAsia="nl-NL"/>
        </w:rPr>
        <w:t>10</w:t>
      </w:r>
      <w:r w:rsidRPr="25C6A51E" w:rsidR="00D34C57">
        <w:rPr>
          <w:rFonts w:ascii="Calibri" w:hAnsi="Calibri" w:eastAsia="Times New Roman" w:cs="Times New Roman"/>
          <w:b w:val="1"/>
          <w:bCs w:val="1"/>
          <w:sz w:val="20"/>
          <w:szCs w:val="20"/>
          <w:lang w:val="en-US" w:eastAsia="nl-NL"/>
        </w:rPr>
        <w:t>0% of total grade)</w:t>
      </w:r>
      <w:commentRangeEnd w:id="895060567"/>
      <w:r>
        <w:rPr>
          <w:rStyle w:val="CommentReference"/>
        </w:rPr>
        <w:commentReference w:id="895060567"/>
      </w:r>
      <w:commentRangeEnd w:id="290390000"/>
      <w:r>
        <w:rPr>
          <w:rStyle w:val="CommentReference"/>
        </w:rPr>
        <w:commentReference w:id="290390000"/>
      </w:r>
    </w:p>
    <w:p w:rsidR="0DD84096" w:rsidP="25C6A51E" w:rsidRDefault="0DD84096" w14:paraId="27E6D8C5" w14:textId="0E393978">
      <w:pPr>
        <w:pStyle w:val="Normal"/>
        <w:spacing w:line="276" w:lineRule="auto"/>
        <w:rPr>
          <w:rFonts w:ascii="Calibri" w:hAnsi="Calibri" w:eastAsia="Times New Roman" w:cs="Times New Roman"/>
          <w:b w:val="1"/>
          <w:bCs w:val="1"/>
          <w:sz w:val="18"/>
          <w:szCs w:val="18"/>
          <w:lang w:val="en-US" w:eastAsia="nl-NL"/>
        </w:rPr>
      </w:pPr>
      <w:r w:rsidRPr="20B3E8BC" w:rsidR="35D0E24F">
        <w:rPr>
          <w:rFonts w:ascii="Calibri" w:hAnsi="Calibri" w:eastAsia="Times New Roman" w:cs="Times New Roman"/>
          <w:b w:val="1"/>
          <w:bCs w:val="1"/>
          <w:sz w:val="18"/>
          <w:szCs w:val="18"/>
          <w:lang w:val="en-US" w:eastAsia="nl-NL"/>
        </w:rPr>
        <w:t>In every interactive workshop the s</w:t>
      </w:r>
      <w:r w:rsidRPr="20B3E8BC" w:rsidR="0DD84096">
        <w:rPr>
          <w:rFonts w:ascii="Calibri" w:hAnsi="Calibri" w:eastAsia="Times New Roman" w:cs="Times New Roman"/>
          <w:b w:val="1"/>
          <w:bCs w:val="1"/>
          <w:sz w:val="18"/>
          <w:szCs w:val="18"/>
          <w:lang w:val="en-US" w:eastAsia="nl-NL"/>
        </w:rPr>
        <w:t xml:space="preserve">tudents </w:t>
      </w:r>
      <w:r w:rsidRPr="20B3E8BC" w:rsidR="7484009A">
        <w:rPr>
          <w:rFonts w:ascii="Calibri" w:hAnsi="Calibri" w:eastAsia="Times New Roman" w:cs="Times New Roman"/>
          <w:b w:val="1"/>
          <w:bCs w:val="1"/>
          <w:sz w:val="18"/>
          <w:szCs w:val="18"/>
          <w:lang w:val="en-US" w:eastAsia="nl-NL"/>
        </w:rPr>
        <w:t xml:space="preserve">create building blocks for a data science project </w:t>
      </w:r>
      <w:r w:rsidRPr="20B3E8BC" w:rsidR="6584D057">
        <w:rPr>
          <w:rFonts w:ascii="Calibri" w:hAnsi="Calibri" w:eastAsia="Times New Roman" w:cs="Times New Roman"/>
          <w:b w:val="1"/>
          <w:bCs w:val="1"/>
          <w:sz w:val="18"/>
          <w:szCs w:val="18"/>
          <w:lang w:val="en-US" w:eastAsia="nl-NL"/>
        </w:rPr>
        <w:t xml:space="preserve">proposal in the form of a </w:t>
      </w:r>
      <w:r w:rsidRPr="20B3E8BC" w:rsidR="7484009A">
        <w:rPr>
          <w:rFonts w:ascii="Calibri" w:hAnsi="Calibri" w:eastAsia="Times New Roman" w:cs="Times New Roman"/>
          <w:b w:val="1"/>
          <w:bCs w:val="1"/>
          <w:sz w:val="18"/>
          <w:szCs w:val="18"/>
          <w:lang w:val="en-US" w:eastAsia="nl-NL"/>
        </w:rPr>
        <w:t>conference poster</w:t>
      </w:r>
      <w:r w:rsidRPr="20B3E8BC" w:rsidR="5D277CFF">
        <w:rPr>
          <w:rFonts w:ascii="Calibri" w:hAnsi="Calibri" w:eastAsia="Times New Roman" w:cs="Times New Roman"/>
          <w:b w:val="1"/>
          <w:bCs w:val="1"/>
          <w:sz w:val="18"/>
          <w:szCs w:val="18"/>
          <w:lang w:val="en-US" w:eastAsia="nl-NL"/>
        </w:rPr>
        <w:t xml:space="preserve">. </w:t>
      </w:r>
      <w:r w:rsidRPr="20B3E8BC" w:rsidR="08EFC3BA">
        <w:rPr>
          <w:rFonts w:ascii="Calibri" w:hAnsi="Calibri" w:eastAsia="Times New Roman" w:cs="Times New Roman"/>
          <w:b w:val="1"/>
          <w:bCs w:val="1"/>
          <w:sz w:val="18"/>
          <w:szCs w:val="18"/>
          <w:lang w:val="en-US" w:eastAsia="nl-NL"/>
        </w:rPr>
        <w:t>Emphasis is laid</w:t>
      </w:r>
      <w:r w:rsidRPr="20B3E8BC" w:rsidR="134BDC2E">
        <w:rPr>
          <w:rFonts w:ascii="Calibri" w:hAnsi="Calibri" w:eastAsia="Times New Roman" w:cs="Times New Roman"/>
          <w:b w:val="1"/>
          <w:bCs w:val="1"/>
          <w:sz w:val="18"/>
          <w:szCs w:val="18"/>
          <w:lang w:val="en-US" w:eastAsia="nl-NL"/>
        </w:rPr>
        <w:t xml:space="preserve"> </w:t>
      </w:r>
      <w:r w:rsidRPr="20B3E8BC" w:rsidR="0DD84096">
        <w:rPr>
          <w:rFonts w:ascii="Calibri" w:hAnsi="Calibri" w:eastAsia="Times New Roman" w:cs="Times New Roman"/>
          <w:b w:val="1"/>
          <w:bCs w:val="1"/>
          <w:sz w:val="18"/>
          <w:szCs w:val="18"/>
          <w:lang w:val="en-US" w:eastAsia="nl-NL"/>
        </w:rPr>
        <w:t xml:space="preserve">on </w:t>
      </w:r>
      <w:r w:rsidRPr="20B3E8BC" w:rsidR="0A9DB222">
        <w:rPr>
          <w:rFonts w:ascii="Calibri" w:hAnsi="Calibri" w:eastAsia="Times New Roman" w:cs="Times New Roman"/>
          <w:b w:val="1"/>
          <w:bCs w:val="1"/>
          <w:sz w:val="18"/>
          <w:szCs w:val="18"/>
          <w:lang w:val="en-US" w:eastAsia="nl-NL"/>
        </w:rPr>
        <w:t xml:space="preserve">creating a data-driven research question and subsequently </w:t>
      </w:r>
      <w:r w:rsidRPr="20B3E8BC" w:rsidR="0DD84096">
        <w:rPr>
          <w:rFonts w:ascii="Calibri" w:hAnsi="Calibri" w:eastAsia="Times New Roman" w:cs="Times New Roman"/>
          <w:b w:val="1"/>
          <w:bCs w:val="1"/>
          <w:sz w:val="18"/>
          <w:szCs w:val="18"/>
          <w:lang w:val="en-US" w:eastAsia="nl-NL"/>
        </w:rPr>
        <w:t>describing and visualizing a dataset in a</w:t>
      </w:r>
      <w:r w:rsidRPr="20B3E8BC" w:rsidR="4AAB5114">
        <w:rPr>
          <w:rFonts w:ascii="Calibri" w:hAnsi="Calibri" w:eastAsia="Times New Roman" w:cs="Times New Roman"/>
          <w:b w:val="1"/>
          <w:bCs w:val="1"/>
          <w:sz w:val="18"/>
          <w:szCs w:val="18"/>
          <w:lang w:val="en-US" w:eastAsia="nl-NL"/>
        </w:rPr>
        <w:t xml:space="preserve"> conference</w:t>
      </w:r>
      <w:r w:rsidRPr="20B3E8BC" w:rsidR="0DD84096">
        <w:rPr>
          <w:rFonts w:ascii="Calibri" w:hAnsi="Calibri" w:eastAsia="Times New Roman" w:cs="Times New Roman"/>
          <w:b w:val="1"/>
          <w:bCs w:val="1"/>
          <w:sz w:val="18"/>
          <w:szCs w:val="18"/>
          <w:lang w:val="en-US" w:eastAsia="nl-NL"/>
        </w:rPr>
        <w:t xml:space="preserve"> poster format</w:t>
      </w:r>
      <w:r w:rsidRPr="20B3E8BC" w:rsidR="4C8B5EE1">
        <w:rPr>
          <w:rFonts w:ascii="Calibri" w:hAnsi="Calibri" w:eastAsia="Times New Roman" w:cs="Times New Roman"/>
          <w:b w:val="1"/>
          <w:bCs w:val="1"/>
          <w:sz w:val="18"/>
          <w:szCs w:val="18"/>
          <w:lang w:val="en-US" w:eastAsia="nl-NL"/>
        </w:rPr>
        <w:t>.</w:t>
      </w:r>
    </w:p>
    <w:p w:rsidR="25C6A51E" w:rsidP="25C6A51E" w:rsidRDefault="25C6A51E" w14:paraId="02348036" w14:textId="29647931">
      <w:pPr>
        <w:pStyle w:val="Normal"/>
        <w:spacing w:line="276" w:lineRule="auto"/>
        <w:rPr>
          <w:rFonts w:ascii="Calibri" w:hAnsi="Calibri" w:eastAsia="Times New Roman" w:cs="Times New Roman"/>
          <w:b w:val="1"/>
          <w:bCs w:val="1"/>
          <w:sz w:val="18"/>
          <w:szCs w:val="18"/>
          <w:lang w:val="en-US" w:eastAsia="nl-NL"/>
        </w:rPr>
      </w:pPr>
    </w:p>
    <w:p w:rsidR="6B475B16" w:rsidP="2B8F66A7" w:rsidRDefault="6B475B16" w14:paraId="0990BA30" w14:textId="2208452B">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 xml:space="preserve">Students can formulate a data-driven research question. </w:t>
      </w:r>
    </w:p>
    <w:p w:rsidR="6B475B16" w:rsidP="2B8F66A7" w:rsidRDefault="6B475B16" w14:paraId="34E5CAD8" w14:textId="7AE5133C">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 xml:space="preserve">Students demonstrate an understanding of different data types. </w:t>
      </w:r>
    </w:p>
    <w:p w:rsidR="6B475B16" w:rsidP="2B8F66A7" w:rsidRDefault="6B475B16" w14:paraId="19A3916B" w14:textId="7C1C2CAE">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Students can effectively describe data using statistics and graphs.</w:t>
      </w:r>
    </w:p>
    <w:p w:rsidR="6B475B16" w:rsidP="2B8F66A7" w:rsidRDefault="6B475B16" w14:paraId="5CAA1F19" w14:textId="2665A391">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Students demonstrate an understanding of statistical inference and basic probability theory.</w:t>
      </w:r>
    </w:p>
    <w:p w:rsidR="6B475B16" w:rsidP="20B3E8BC" w:rsidRDefault="6B475B16" w14:paraId="020E7568" w14:textId="5157A126">
      <w:pPr>
        <w:pStyle w:val="ListParagraph"/>
        <w:numPr>
          <w:ilvl w:val="0"/>
          <w:numId w:val="33"/>
        </w:numPr>
        <w:ind w:right="0"/>
        <w:jc w:val="left"/>
        <w:rPr>
          <w:rFonts w:ascii="Open Sans" w:hAnsi="Open Sans" w:eastAsia="Open Sans" w:cs="Open Sans" w:asciiTheme="minorAscii" w:hAnsiTheme="minorAscii" w:eastAsiaTheme="minorAscii" w:cstheme="minorAscii"/>
          <w:b w:val="0"/>
          <w:bCs w:val="0"/>
          <w:i w:val="0"/>
          <w:iCs w:val="0"/>
          <w:noProof w:val="0"/>
          <w:color w:val="000000" w:themeColor="text1" w:themeTint="FF" w:themeShade="FF"/>
          <w:sz w:val="20"/>
          <w:szCs w:val="20"/>
          <w:lang w:val="en-US"/>
        </w:rPr>
      </w:pPr>
      <w:commentRangeStart w:id="403193362"/>
      <w:r w:rsidRPr="20B3E8BC" w:rsidR="6B475B16">
        <w:rPr>
          <w:rFonts w:ascii="Calibri" w:hAnsi="Calibri" w:eastAsia="Calibri" w:cs="Calibri"/>
          <w:b w:val="0"/>
          <w:bCs w:val="0"/>
          <w:i w:val="0"/>
          <w:iCs w:val="0"/>
          <w:noProof w:val="0"/>
          <w:color w:val="000000" w:themeColor="text1" w:themeTint="FF" w:themeShade="FF"/>
          <w:sz w:val="20"/>
          <w:szCs w:val="20"/>
          <w:highlight w:val="yellow"/>
          <w:lang w:val="en-US"/>
        </w:rPr>
        <w:t>Students demonstrate an understanding of correlation and simple linear regression.</w:t>
      </w:r>
      <w:commentRangeEnd w:id="403193362"/>
      <w:r>
        <w:rPr>
          <w:rStyle w:val="CommentReference"/>
        </w:rPr>
        <w:commentReference w:id="403193362"/>
      </w:r>
    </w:p>
    <w:p w:rsidR="6B475B16" w:rsidP="2B8F66A7" w:rsidRDefault="6B475B16" w14:paraId="46F5C8A2" w14:textId="2D1F9A10">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Students are familiar with CRISP-DM.</w:t>
      </w:r>
    </w:p>
    <w:p w:rsidR="6B475B16" w:rsidP="2B8F66A7" w:rsidRDefault="6B475B16" w14:paraId="41ED7D44" w14:textId="466B6D3D">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Students are familiar with sigma-notation and linear transformations.</w:t>
      </w:r>
    </w:p>
    <w:p w:rsidR="6B475B16" w:rsidP="2B8F66A7" w:rsidRDefault="6B475B16" w14:paraId="0A7FB192" w14:textId="3614A283">
      <w:pPr>
        <w:pStyle w:val="ListParagraph"/>
        <w:numPr>
          <w:ilvl w:val="0"/>
          <w:numId w:val="33"/>
        </w:numPr>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0"/>
          <w:szCs w:val="20"/>
          <w:lang w:val="en-US"/>
        </w:rPr>
      </w:pPr>
      <w:r w:rsidRPr="2B8F66A7" w:rsidR="6B475B16">
        <w:rPr>
          <w:rFonts w:ascii="Calibri" w:hAnsi="Calibri" w:eastAsia="Calibri" w:cs="Calibri"/>
          <w:b w:val="0"/>
          <w:bCs w:val="0"/>
          <w:i w:val="0"/>
          <w:iCs w:val="0"/>
          <w:noProof w:val="0"/>
          <w:color w:val="000000" w:themeColor="text1" w:themeTint="FF" w:themeShade="FF"/>
          <w:sz w:val="20"/>
          <w:szCs w:val="20"/>
          <w:lang w:val="en-US"/>
        </w:rPr>
        <w:t>Students can translate a business requirement into a data science problem.</w:t>
      </w:r>
    </w:p>
    <w:p w:rsidR="2B8F66A7" w:rsidP="2B8F66A7" w:rsidRDefault="2B8F66A7" w14:paraId="61A22DC7" w14:textId="30B2A64B">
      <w:pPr>
        <w:pStyle w:val="Normal"/>
        <w:spacing w:line="276" w:lineRule="auto"/>
        <w:rPr>
          <w:rFonts w:ascii="Calibri" w:hAnsi="Calibri" w:eastAsia="Times New Roman" w:cs="Times New Roman"/>
          <w:b w:val="1"/>
          <w:bCs w:val="1"/>
          <w:sz w:val="18"/>
          <w:szCs w:val="18"/>
          <w:lang w:val="en-US" w:eastAsia="nl-NL"/>
        </w:rPr>
      </w:pPr>
    </w:p>
    <w:p w:rsidR="002807DA" w:rsidP="20B3E8BC" w:rsidRDefault="002807DA" w14:paraId="7EAE704B" w14:textId="7822083C">
      <w:pPr>
        <w:pStyle w:val="Normal"/>
        <w:spacing w:line="276" w:lineRule="auto"/>
        <w:ind w:left="0"/>
        <w:rPr>
          <w:rFonts w:ascii="Calibri" w:hAnsi="Calibri" w:eastAsia="Times New Roman" w:cs="Times New Roman"/>
          <w:sz w:val="18"/>
          <w:szCs w:val="18"/>
          <w:lang w:val="en-US" w:eastAsia="nl-NL"/>
        </w:rPr>
      </w:pPr>
    </w:p>
    <w:p w:rsidR="002807DA" w:rsidP="20B3E8BC" w:rsidRDefault="002807DA" w14:paraId="4B6E2FD3" w14:textId="69AEF27E">
      <w:pPr>
        <w:pStyle w:val="Normal"/>
        <w:spacing w:line="276" w:lineRule="auto"/>
        <w:ind w:left="0"/>
        <w:rPr>
          <w:rFonts w:ascii="Calibri" w:hAnsi="Calibri" w:eastAsia="Times New Roman" w:cs="Times New Roman"/>
          <w:sz w:val="18"/>
          <w:szCs w:val="18"/>
          <w:lang w:val="en-US" w:eastAsia="nl-NL"/>
        </w:rPr>
      </w:pPr>
    </w:p>
    <w:tbl>
      <w:tblPr>
        <w:tblStyle w:val="TableNormal"/>
        <w:tblW w:w="0" w:type="auto"/>
        <w:tblLayout w:type="fixed"/>
        <w:tblLook w:val="04A0" w:firstRow="1" w:lastRow="0" w:firstColumn="1" w:lastColumn="0" w:noHBand="0" w:noVBand="1"/>
      </w:tblPr>
      <w:tblGrid>
        <w:gridCol w:w="1394"/>
        <w:gridCol w:w="6825"/>
        <w:gridCol w:w="1126"/>
      </w:tblGrid>
      <w:tr w:rsidR="20B3E8BC" w:rsidTr="20B3E8BC" w14:paraId="18209438">
        <w:trPr>
          <w:trHeight w:val="300"/>
        </w:trPr>
        <w:tc>
          <w:tcPr>
            <w:tcW w:w="1394" w:type="dxa"/>
            <w:tcBorders>
              <w:top w:val="nil"/>
              <w:left w:val="nil"/>
              <w:bottom w:val="single" w:sz="6"/>
              <w:right w:val="single" w:sz="6"/>
            </w:tcBorders>
            <w:shd w:val="clear" w:color="auto" w:fill="F4AC7A" w:themeFill="text2" w:themeFillTint="99"/>
            <w:tcMar/>
            <w:vAlign w:val="top"/>
          </w:tcPr>
          <w:p w:rsidR="152A8546" w:rsidP="20B3E8BC" w:rsidRDefault="152A8546" w14:paraId="58AE8AE0" w14:textId="0BE87BD3">
            <w:pPr>
              <w:pStyle w:val="Normal"/>
              <w:spacing w:line="240" w:lineRule="atLeast"/>
              <w:jc w:val="both"/>
              <w:rPr>
                <w:rFonts w:ascii="Segoe UI" w:hAnsi="Segoe UI" w:eastAsia="Segoe UI" w:cs="Segoe UI"/>
                <w:b w:val="1"/>
                <w:bCs w:val="1"/>
                <w:i w:val="0"/>
                <w:iCs w:val="0"/>
                <w:color w:val="000000" w:themeColor="text1" w:themeTint="FF" w:themeShade="FF"/>
                <w:sz w:val="22"/>
                <w:szCs w:val="22"/>
                <w:lang w:val="en-GB"/>
              </w:rPr>
            </w:pPr>
            <w:r w:rsidRPr="20B3E8BC" w:rsidR="152A8546">
              <w:rPr>
                <w:rFonts w:ascii="Segoe UI" w:hAnsi="Segoe UI" w:eastAsia="Segoe UI" w:cs="Segoe UI"/>
                <w:b w:val="1"/>
                <w:bCs w:val="1"/>
                <w:i w:val="0"/>
                <w:iCs w:val="0"/>
                <w:color w:val="000000" w:themeColor="text1" w:themeTint="FF" w:themeShade="FF"/>
                <w:sz w:val="20"/>
                <w:szCs w:val="20"/>
                <w:lang w:val="en-GB"/>
              </w:rPr>
              <w:t>Component</w:t>
            </w:r>
          </w:p>
        </w:tc>
        <w:tc>
          <w:tcPr>
            <w:tcW w:w="6825" w:type="dxa"/>
            <w:tcBorders>
              <w:top w:val="nil"/>
              <w:left w:val="single" w:sz="6"/>
              <w:bottom w:val="single" w:sz="6"/>
              <w:right w:val="single" w:sz="6"/>
            </w:tcBorders>
            <w:shd w:val="clear" w:color="auto" w:fill="5DBFFF" w:themeFill="accent2" w:themeFillTint="66"/>
            <w:tcMar/>
            <w:vAlign w:val="top"/>
          </w:tcPr>
          <w:p w:rsidR="152A8546" w:rsidP="20B3E8BC" w:rsidRDefault="152A8546" w14:paraId="117A1B77" w14:textId="01AB7D3B">
            <w:pPr>
              <w:pStyle w:val="Normal"/>
              <w:spacing w:line="240" w:lineRule="atLeast"/>
              <w:jc w:val="left"/>
              <w:rPr>
                <w:rFonts w:ascii="Segoe UI" w:hAnsi="Segoe UI" w:eastAsia="Segoe UI" w:cs="Segoe UI"/>
                <w:b w:val="1"/>
                <w:bCs w:val="1"/>
                <w:i w:val="0"/>
                <w:iCs w:val="0"/>
                <w:color w:val="000000" w:themeColor="text1" w:themeTint="FF" w:themeShade="FF"/>
                <w:sz w:val="22"/>
                <w:szCs w:val="22"/>
                <w:lang w:val="en-GB"/>
              </w:rPr>
            </w:pPr>
            <w:r w:rsidRPr="20B3E8BC" w:rsidR="152A8546">
              <w:rPr>
                <w:rFonts w:ascii="Segoe UI" w:hAnsi="Segoe UI" w:eastAsia="Segoe UI" w:cs="Segoe UI"/>
                <w:b w:val="1"/>
                <w:bCs w:val="1"/>
                <w:i w:val="0"/>
                <w:iCs w:val="0"/>
                <w:color w:val="000000" w:themeColor="text1" w:themeTint="FF" w:themeShade="FF"/>
                <w:sz w:val="20"/>
                <w:szCs w:val="20"/>
                <w:lang w:val="en-GB"/>
              </w:rPr>
              <w:t>Description of component</w:t>
            </w:r>
          </w:p>
        </w:tc>
        <w:tc>
          <w:tcPr>
            <w:tcW w:w="1126" w:type="dxa"/>
            <w:tcBorders>
              <w:top w:val="nil"/>
              <w:left w:val="single" w:sz="6"/>
              <w:bottom w:val="single" w:sz="6"/>
              <w:right w:val="single" w:sz="6"/>
            </w:tcBorders>
            <w:shd w:val="clear" w:color="auto" w:fill="FFD966" w:themeFill="accent4" w:themeFillTint="99"/>
            <w:tcMar/>
            <w:vAlign w:val="top"/>
          </w:tcPr>
          <w:p w:rsidR="152A8546" w:rsidP="20B3E8BC" w:rsidRDefault="152A8546" w14:paraId="69A86883" w14:textId="6DCA521D">
            <w:pPr>
              <w:pStyle w:val="Normal"/>
              <w:spacing w:line="240" w:lineRule="atLeast"/>
              <w:jc w:val="left"/>
              <w:rPr>
                <w:rFonts w:ascii="Segoe UI" w:hAnsi="Segoe UI" w:eastAsia="Segoe UI" w:cs="Segoe UI"/>
                <w:b w:val="1"/>
                <w:bCs w:val="1"/>
                <w:i w:val="0"/>
                <w:iCs w:val="0"/>
                <w:color w:val="000000" w:themeColor="text1" w:themeTint="FF" w:themeShade="FF"/>
                <w:sz w:val="22"/>
                <w:szCs w:val="22"/>
                <w:lang w:val="en-GB"/>
              </w:rPr>
            </w:pPr>
            <w:r w:rsidRPr="20B3E8BC" w:rsidR="152A8546">
              <w:rPr>
                <w:rFonts w:ascii="Segoe UI" w:hAnsi="Segoe UI" w:eastAsia="Segoe UI" w:cs="Segoe UI"/>
                <w:b w:val="1"/>
                <w:bCs w:val="1"/>
                <w:i w:val="0"/>
                <w:iCs w:val="0"/>
                <w:color w:val="000000" w:themeColor="text1" w:themeTint="FF" w:themeShade="FF"/>
                <w:sz w:val="20"/>
                <w:szCs w:val="20"/>
                <w:lang w:val="en-GB"/>
              </w:rPr>
              <w:t>ILO</w:t>
            </w:r>
          </w:p>
        </w:tc>
      </w:tr>
      <w:tr w:rsidR="20B3E8BC" w:rsidTr="20B3E8BC" w14:paraId="455B2988">
        <w:trPr>
          <w:trHeight w:val="300"/>
        </w:trPr>
        <w:tc>
          <w:tcPr>
            <w:tcW w:w="1394" w:type="dxa"/>
            <w:tcBorders>
              <w:top w:val="nil"/>
              <w:left w:val="nil"/>
              <w:bottom w:val="single" w:sz="6"/>
              <w:right w:val="single" w:sz="6"/>
            </w:tcBorders>
            <w:shd w:val="clear" w:color="auto" w:fill="F7C7A6" w:themeFill="text2" w:themeFillTint="66"/>
            <w:tcMar/>
            <w:vAlign w:val="top"/>
          </w:tcPr>
          <w:p w:rsidR="20B3E8BC" w:rsidP="20B3E8BC" w:rsidRDefault="20B3E8BC" w14:paraId="61CF3BEB" w14:textId="2E1369D8">
            <w:pPr>
              <w:spacing w:after="0" w:line="24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Introduction </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6825" w:type="dxa"/>
            <w:tcBorders>
              <w:top w:val="nil"/>
              <w:left w:val="single" w:sz="6"/>
              <w:bottom w:val="single" w:sz="6"/>
              <w:right w:val="single" w:sz="6"/>
            </w:tcBorders>
            <w:shd w:val="clear" w:color="auto" w:fill="B0E0F4" w:themeFill="accent1" w:themeFillTint="66"/>
            <w:tcMar/>
            <w:vAlign w:val="top"/>
          </w:tcPr>
          <w:p w:rsidR="20B3E8BC" w:rsidP="20B3E8BC" w:rsidRDefault="20B3E8BC" w14:paraId="7EB200F3" w14:textId="28DA1398">
            <w:pPr>
              <w:spacing w:after="0" w:line="24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What is the problem statement?</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1126" w:type="dxa"/>
            <w:tcBorders>
              <w:top w:val="nil"/>
              <w:left w:val="single" w:sz="6"/>
              <w:bottom w:val="single" w:sz="6"/>
              <w:right w:val="single" w:sz="6"/>
            </w:tcBorders>
            <w:shd w:val="clear" w:color="auto" w:fill="FFE599" w:themeFill="accent4" w:themeFillTint="66"/>
            <w:tcMar/>
            <w:vAlign w:val="top"/>
          </w:tcPr>
          <w:p w:rsidR="62FEC01A" w:rsidP="20B3E8BC" w:rsidRDefault="62FEC01A" w14:paraId="4FD92BC1" w14:textId="5BD87CCE">
            <w:pPr>
              <w:pStyle w:val="Normal"/>
              <w:spacing w:line="240" w:lineRule="atLeast"/>
              <w:jc w:val="left"/>
              <w:rPr>
                <w:rFonts w:ascii="Segoe UI" w:hAnsi="Segoe UI" w:eastAsia="Segoe UI" w:cs="Segoe UI"/>
                <w:b w:val="0"/>
                <w:bCs w:val="0"/>
                <w:i w:val="0"/>
                <w:iCs w:val="0"/>
                <w:color w:val="000000" w:themeColor="text1" w:themeTint="FF" w:themeShade="FF"/>
                <w:sz w:val="18"/>
                <w:szCs w:val="18"/>
                <w:lang w:val="en-GB"/>
              </w:rPr>
            </w:pPr>
            <w:r w:rsidRPr="20B3E8BC" w:rsidR="62FEC01A">
              <w:rPr>
                <w:rFonts w:ascii="Segoe UI" w:hAnsi="Segoe UI" w:eastAsia="Segoe UI" w:cs="Segoe UI"/>
                <w:b w:val="0"/>
                <w:bCs w:val="0"/>
                <w:i w:val="0"/>
                <w:iCs w:val="0"/>
                <w:color w:val="000000" w:themeColor="text1" w:themeTint="FF" w:themeShade="FF"/>
                <w:sz w:val="18"/>
                <w:szCs w:val="18"/>
                <w:lang w:val="en-GB"/>
              </w:rPr>
              <w:t>1</w:t>
            </w:r>
          </w:p>
        </w:tc>
      </w:tr>
      <w:tr w:rsidR="20B3E8BC" w:rsidTr="20B3E8BC" w14:paraId="252D4131">
        <w:trPr>
          <w:trHeight w:val="300"/>
        </w:trPr>
        <w:tc>
          <w:tcPr>
            <w:tcW w:w="1394" w:type="dxa"/>
            <w:tcBorders>
              <w:top w:val="single" w:sz="6"/>
              <w:left w:val="nil"/>
              <w:bottom w:val="single" w:sz="6"/>
              <w:right w:val="single" w:sz="6"/>
            </w:tcBorders>
            <w:shd w:val="clear" w:color="auto" w:fill="F7C7A6" w:themeFill="text2" w:themeFillTint="66"/>
            <w:tcMar/>
            <w:vAlign w:val="top"/>
          </w:tcPr>
          <w:p w:rsidR="20B3E8BC" w:rsidP="20B3E8BC" w:rsidRDefault="20B3E8BC" w14:paraId="6C092C3B" w14:textId="24590603">
            <w:pPr>
              <w:spacing w:after="0" w:line="24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Dataset</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6825" w:type="dxa"/>
            <w:tcBorders>
              <w:top w:val="single" w:sz="6"/>
              <w:left w:val="single" w:sz="6"/>
              <w:bottom w:val="single" w:sz="6"/>
              <w:right w:val="single" w:sz="6"/>
            </w:tcBorders>
            <w:shd w:val="clear" w:color="auto" w:fill="B0E0F4" w:themeFill="accent1" w:themeFillTint="66"/>
            <w:tcMar/>
            <w:vAlign w:val="top"/>
          </w:tcPr>
          <w:p w:rsidR="20B3E8BC" w:rsidP="20B3E8BC" w:rsidRDefault="20B3E8BC" w14:paraId="344E2735" w14:textId="78FC3371">
            <w:pPr>
              <w:spacing w:after="0" w:line="24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Describe the data.</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1126" w:type="dxa"/>
            <w:tcBorders>
              <w:top w:val="single" w:sz="6"/>
              <w:left w:val="single" w:sz="6"/>
              <w:bottom w:val="single" w:sz="6"/>
              <w:right w:val="single" w:sz="6"/>
            </w:tcBorders>
            <w:shd w:val="clear" w:color="auto" w:fill="FFE599" w:themeFill="accent4" w:themeFillTint="66"/>
            <w:tcMar/>
            <w:vAlign w:val="top"/>
          </w:tcPr>
          <w:p w:rsidR="2F5777A9" w:rsidP="20B3E8BC" w:rsidRDefault="2F5777A9" w14:paraId="3175DD2C" w14:textId="6AA04EC2">
            <w:pPr>
              <w:pStyle w:val="Normal"/>
              <w:spacing w:line="240" w:lineRule="atLeast"/>
              <w:jc w:val="left"/>
              <w:rPr>
                <w:rFonts w:ascii="Segoe UI" w:hAnsi="Segoe UI" w:eastAsia="Segoe UI" w:cs="Segoe UI"/>
                <w:b w:val="0"/>
                <w:bCs w:val="0"/>
                <w:i w:val="0"/>
                <w:iCs w:val="0"/>
                <w:color w:val="000000" w:themeColor="text1" w:themeTint="FF" w:themeShade="FF"/>
                <w:sz w:val="18"/>
                <w:szCs w:val="18"/>
                <w:lang w:val="en-GB"/>
              </w:rPr>
            </w:pPr>
            <w:r w:rsidRPr="20B3E8BC" w:rsidR="2F5777A9">
              <w:rPr>
                <w:rFonts w:ascii="Segoe UI" w:hAnsi="Segoe UI" w:eastAsia="Segoe UI" w:cs="Segoe UI"/>
                <w:b w:val="0"/>
                <w:bCs w:val="0"/>
                <w:i w:val="0"/>
                <w:iCs w:val="0"/>
                <w:color w:val="000000" w:themeColor="text1" w:themeTint="FF" w:themeShade="FF"/>
                <w:sz w:val="18"/>
                <w:szCs w:val="18"/>
                <w:lang w:val="en-GB"/>
              </w:rPr>
              <w:t>6</w:t>
            </w:r>
          </w:p>
        </w:tc>
      </w:tr>
      <w:tr w:rsidR="20B3E8BC" w:rsidTr="20B3E8BC" w14:paraId="5AD7FD75">
        <w:trPr>
          <w:trHeight w:val="300"/>
        </w:trPr>
        <w:tc>
          <w:tcPr>
            <w:tcW w:w="1394" w:type="dxa"/>
            <w:tcBorders>
              <w:top w:val="single" w:sz="6"/>
              <w:left w:val="nil"/>
              <w:bottom w:val="single" w:sz="6"/>
              <w:right w:val="single" w:sz="6"/>
            </w:tcBorders>
            <w:shd w:val="clear" w:color="auto" w:fill="F7C7A6" w:themeFill="text2" w:themeFillTint="66"/>
            <w:tcMar/>
            <w:vAlign w:val="top"/>
          </w:tcPr>
          <w:p w:rsidR="20B3E8BC" w:rsidP="20B3E8BC" w:rsidRDefault="20B3E8BC" w14:paraId="3F1CD147" w14:textId="1BCD7542">
            <w:pPr>
              <w:spacing w:after="0" w:line="24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Data visualisation</w:t>
            </w:r>
          </w:p>
        </w:tc>
        <w:tc>
          <w:tcPr>
            <w:tcW w:w="6825" w:type="dxa"/>
            <w:tcBorders>
              <w:top w:val="single" w:sz="6"/>
              <w:left w:val="single" w:sz="6"/>
              <w:bottom w:val="single" w:sz="6"/>
              <w:right w:val="single" w:sz="6"/>
            </w:tcBorders>
            <w:shd w:val="clear" w:color="auto" w:fill="B0E0F4" w:themeFill="accent1" w:themeFillTint="66"/>
            <w:tcMar/>
            <w:vAlign w:val="top"/>
          </w:tcPr>
          <w:p w:rsidR="20B3E8BC" w:rsidP="20B3E8BC" w:rsidRDefault="20B3E8BC" w14:paraId="493E0CE0" w14:textId="479F60EB">
            <w:pPr>
              <w:spacing w:after="0" w:line="24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Include relevant visuals.</w:t>
            </w:r>
          </w:p>
        </w:tc>
        <w:tc>
          <w:tcPr>
            <w:tcW w:w="1126" w:type="dxa"/>
            <w:tcBorders>
              <w:top w:val="single" w:sz="6"/>
              <w:left w:val="single" w:sz="6"/>
              <w:bottom w:val="single" w:sz="6"/>
              <w:right w:val="single" w:sz="6"/>
            </w:tcBorders>
            <w:shd w:val="clear" w:color="auto" w:fill="FFE599" w:themeFill="accent4" w:themeFillTint="66"/>
            <w:tcMar/>
            <w:vAlign w:val="top"/>
          </w:tcPr>
          <w:p w:rsidR="7243C405" w:rsidP="20B3E8BC" w:rsidRDefault="7243C405" w14:paraId="29C6CFF7" w14:textId="26260042">
            <w:pPr>
              <w:pStyle w:val="Normal"/>
              <w:spacing w:line="240" w:lineRule="atLeast"/>
              <w:jc w:val="left"/>
              <w:rPr>
                <w:rFonts w:ascii="Segoe UI" w:hAnsi="Segoe UI" w:eastAsia="Segoe UI" w:cs="Segoe UI"/>
                <w:b w:val="0"/>
                <w:bCs w:val="0"/>
                <w:i w:val="0"/>
                <w:iCs w:val="0"/>
                <w:color w:val="000000" w:themeColor="text1" w:themeTint="FF" w:themeShade="FF"/>
                <w:sz w:val="18"/>
                <w:szCs w:val="18"/>
                <w:lang w:val="en-GB"/>
              </w:rPr>
            </w:pPr>
            <w:r w:rsidRPr="20B3E8BC" w:rsidR="7243C405">
              <w:rPr>
                <w:rFonts w:ascii="Segoe UI" w:hAnsi="Segoe UI" w:eastAsia="Segoe UI" w:cs="Segoe UI"/>
                <w:b w:val="0"/>
                <w:bCs w:val="0"/>
                <w:i w:val="0"/>
                <w:iCs w:val="0"/>
                <w:color w:val="000000" w:themeColor="text1" w:themeTint="FF" w:themeShade="FF"/>
                <w:sz w:val="18"/>
                <w:szCs w:val="18"/>
                <w:lang w:val="en-GB"/>
              </w:rPr>
              <w:t>6</w:t>
            </w:r>
          </w:p>
        </w:tc>
      </w:tr>
      <w:tr w:rsidR="20B3E8BC" w:rsidTr="20B3E8BC" w14:paraId="574B8C51">
        <w:trPr>
          <w:trHeight w:val="300"/>
        </w:trPr>
        <w:tc>
          <w:tcPr>
            <w:tcW w:w="1394" w:type="dxa"/>
            <w:tcBorders>
              <w:top w:val="single" w:sz="6"/>
              <w:left w:val="nil"/>
              <w:bottom w:val="single" w:sz="6"/>
              <w:right w:val="single" w:sz="6"/>
            </w:tcBorders>
            <w:shd w:val="clear" w:color="auto" w:fill="F7C7A6" w:themeFill="text2" w:themeFillTint="66"/>
            <w:tcMar/>
            <w:vAlign w:val="top"/>
          </w:tcPr>
          <w:p w:rsidR="20B3E8BC" w:rsidP="20B3E8BC" w:rsidRDefault="20B3E8BC" w14:paraId="76EE27F6" w14:textId="1545B42C">
            <w:pPr>
              <w:spacing w:after="0" w:line="24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Results</w:t>
            </w:r>
          </w:p>
        </w:tc>
        <w:tc>
          <w:tcPr>
            <w:tcW w:w="6825" w:type="dxa"/>
            <w:tcBorders>
              <w:top w:val="single" w:sz="6"/>
              <w:left w:val="single" w:sz="6"/>
              <w:bottom w:val="single" w:sz="6"/>
              <w:right w:val="single" w:sz="6"/>
            </w:tcBorders>
            <w:shd w:val="clear" w:color="auto" w:fill="B0E0F4" w:themeFill="accent1" w:themeFillTint="66"/>
            <w:tcMar/>
            <w:vAlign w:val="top"/>
          </w:tcPr>
          <w:p w:rsidR="20B3E8BC" w:rsidP="20B3E8BC" w:rsidRDefault="20B3E8BC" w14:paraId="17F9CA9B" w14:textId="17477615">
            <w:pPr>
              <w:spacing w:after="0" w:line="24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Do we have a data-driven solution to the problem statement?</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1126" w:type="dxa"/>
            <w:tcBorders>
              <w:top w:val="single" w:sz="6"/>
              <w:left w:val="single" w:sz="6"/>
              <w:bottom w:val="single" w:sz="6"/>
              <w:right w:val="single" w:sz="6"/>
            </w:tcBorders>
            <w:shd w:val="clear" w:color="auto" w:fill="FFE599" w:themeFill="accent4" w:themeFillTint="66"/>
            <w:tcMar/>
            <w:vAlign w:val="top"/>
          </w:tcPr>
          <w:p w:rsidR="3DC96C31" w:rsidP="20B3E8BC" w:rsidRDefault="3DC96C31" w14:paraId="0DAF5EB5" w14:textId="53B47FBF">
            <w:pPr>
              <w:pStyle w:val="Normal"/>
              <w:spacing w:line="240" w:lineRule="atLeast"/>
              <w:jc w:val="left"/>
              <w:rPr>
                <w:rFonts w:ascii="Segoe UI" w:hAnsi="Segoe UI" w:eastAsia="Segoe UI" w:cs="Segoe UI"/>
                <w:b w:val="0"/>
                <w:bCs w:val="0"/>
                <w:i w:val="0"/>
                <w:iCs w:val="0"/>
                <w:color w:val="000000" w:themeColor="text1" w:themeTint="FF" w:themeShade="FF"/>
                <w:sz w:val="18"/>
                <w:szCs w:val="18"/>
                <w:lang w:val="en-GB"/>
              </w:rPr>
            </w:pPr>
            <w:r w:rsidRPr="20B3E8BC" w:rsidR="3DC96C31">
              <w:rPr>
                <w:rFonts w:ascii="Segoe UI" w:hAnsi="Segoe UI" w:eastAsia="Segoe UI" w:cs="Segoe UI"/>
                <w:b w:val="0"/>
                <w:bCs w:val="0"/>
                <w:i w:val="0"/>
                <w:iCs w:val="0"/>
                <w:color w:val="000000" w:themeColor="text1" w:themeTint="FF" w:themeShade="FF"/>
                <w:sz w:val="18"/>
                <w:szCs w:val="18"/>
                <w:lang w:val="en-GB"/>
              </w:rPr>
              <w:t>1</w:t>
            </w:r>
          </w:p>
        </w:tc>
      </w:tr>
      <w:tr w:rsidR="20B3E8BC" w:rsidTr="20B3E8BC" w14:paraId="49C8B389">
        <w:trPr>
          <w:trHeight w:val="300"/>
        </w:trPr>
        <w:tc>
          <w:tcPr>
            <w:tcW w:w="1394" w:type="dxa"/>
            <w:tcBorders>
              <w:top w:val="single" w:sz="6"/>
              <w:left w:val="nil"/>
              <w:bottom w:val="single" w:sz="6"/>
              <w:right w:val="single" w:sz="6"/>
            </w:tcBorders>
            <w:shd w:val="clear" w:color="auto" w:fill="F7C7A6" w:themeFill="text2" w:themeFillTint="66"/>
            <w:tcMar/>
            <w:vAlign w:val="top"/>
          </w:tcPr>
          <w:p w:rsidR="20B3E8BC" w:rsidP="20B3E8BC" w:rsidRDefault="20B3E8BC" w14:paraId="3BAEFBE4" w14:textId="174FEEF8">
            <w:pPr>
              <w:spacing w:after="0" w:line="24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Discussion</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6825" w:type="dxa"/>
            <w:tcBorders>
              <w:top w:val="single" w:sz="6"/>
              <w:left w:val="single" w:sz="6"/>
              <w:bottom w:val="single" w:sz="6"/>
              <w:right w:val="single" w:sz="6"/>
            </w:tcBorders>
            <w:shd w:val="clear" w:color="auto" w:fill="B0E0F4" w:themeFill="accent1" w:themeFillTint="66"/>
            <w:tcMar/>
            <w:vAlign w:val="top"/>
          </w:tcPr>
          <w:p w:rsidR="20B3E8BC" w:rsidP="20B3E8BC" w:rsidRDefault="20B3E8BC" w14:paraId="447D4AC3" w14:textId="199718CE">
            <w:pPr>
              <w:spacing w:after="0" w:line="24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Critically look back at your solution</w:t>
            </w:r>
            <w:r w:rsidRPr="20B3E8BC" w:rsidR="20B3E8BC">
              <w:rPr>
                <w:rFonts w:ascii="Segoe UI" w:hAnsi="Segoe UI" w:eastAsia="Segoe UI" w:cs="Segoe UI"/>
                <w:b w:val="0"/>
                <w:bCs w:val="0"/>
                <w:i w:val="0"/>
                <w:iCs w:val="0"/>
                <w:color w:val="000000" w:themeColor="text1" w:themeTint="FF" w:themeShade="FF"/>
                <w:sz w:val="18"/>
                <w:szCs w:val="18"/>
                <w:lang w:val="en-US"/>
              </w:rPr>
              <w:t> </w:t>
            </w:r>
            <w:r w:rsidRPr="20B3E8BC" w:rsidR="4F1A882F">
              <w:rPr>
                <w:rFonts w:ascii="Segoe UI" w:hAnsi="Segoe UI" w:eastAsia="Segoe UI" w:cs="Segoe UI"/>
                <w:b w:val="0"/>
                <w:bCs w:val="0"/>
                <w:i w:val="0"/>
                <w:iCs w:val="0"/>
                <w:color w:val="000000" w:themeColor="text1" w:themeTint="FF" w:themeShade="FF"/>
                <w:sz w:val="18"/>
                <w:szCs w:val="18"/>
                <w:lang w:val="en-US"/>
              </w:rPr>
              <w:t>.</w:t>
            </w:r>
          </w:p>
        </w:tc>
        <w:tc>
          <w:tcPr>
            <w:tcW w:w="1126" w:type="dxa"/>
            <w:tcBorders>
              <w:top w:val="single" w:sz="6"/>
              <w:left w:val="single" w:sz="6"/>
              <w:bottom w:val="single" w:sz="6"/>
              <w:right w:val="single" w:sz="6"/>
            </w:tcBorders>
            <w:shd w:val="clear" w:color="auto" w:fill="FFE599" w:themeFill="accent4" w:themeFillTint="66"/>
            <w:tcMar/>
            <w:vAlign w:val="top"/>
          </w:tcPr>
          <w:p w:rsidR="072C88E9" w:rsidP="20B3E8BC" w:rsidRDefault="072C88E9" w14:paraId="45471129" w14:textId="394FD12F">
            <w:pPr>
              <w:pStyle w:val="Normal"/>
              <w:spacing w:line="240" w:lineRule="atLeast"/>
              <w:jc w:val="left"/>
              <w:rPr>
                <w:rFonts w:ascii="Segoe UI" w:hAnsi="Segoe UI" w:eastAsia="Segoe UI" w:cs="Segoe UI"/>
                <w:b w:val="0"/>
                <w:bCs w:val="0"/>
                <w:i w:val="0"/>
                <w:iCs w:val="0"/>
                <w:color w:val="000000" w:themeColor="text1" w:themeTint="FF" w:themeShade="FF"/>
                <w:sz w:val="18"/>
                <w:szCs w:val="18"/>
                <w:lang w:val="en-GB"/>
              </w:rPr>
            </w:pPr>
            <w:r w:rsidRPr="20B3E8BC" w:rsidR="072C88E9">
              <w:rPr>
                <w:rFonts w:ascii="Segoe UI" w:hAnsi="Segoe UI" w:eastAsia="Segoe UI" w:cs="Segoe UI"/>
                <w:b w:val="0"/>
                <w:bCs w:val="0"/>
                <w:i w:val="0"/>
                <w:iCs w:val="0"/>
                <w:color w:val="000000" w:themeColor="text1" w:themeTint="FF" w:themeShade="FF"/>
                <w:sz w:val="18"/>
                <w:szCs w:val="18"/>
                <w:lang w:val="en-GB"/>
              </w:rPr>
              <w:t>1</w:t>
            </w:r>
          </w:p>
        </w:tc>
      </w:tr>
      <w:tr w:rsidR="20B3E8BC" w:rsidTr="20B3E8BC" w14:paraId="6328AFFB">
        <w:trPr>
          <w:trHeight w:val="300"/>
        </w:trPr>
        <w:tc>
          <w:tcPr>
            <w:tcW w:w="1394" w:type="dxa"/>
            <w:tcBorders>
              <w:top w:val="single" w:sz="6"/>
              <w:left w:val="nil"/>
              <w:bottom w:val="single" w:sz="6"/>
              <w:right w:val="single" w:sz="6"/>
            </w:tcBorders>
            <w:shd w:val="clear" w:color="auto" w:fill="F7C7A6" w:themeFill="text2" w:themeFillTint="66"/>
            <w:tcMar/>
            <w:vAlign w:val="top"/>
          </w:tcPr>
          <w:p w:rsidR="20B3E8BC" w:rsidP="20B3E8BC" w:rsidRDefault="20B3E8BC" w14:paraId="0646C24B" w14:textId="305D006A">
            <w:pPr>
              <w:spacing w:after="0" w:line="24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References</w:t>
            </w:r>
          </w:p>
        </w:tc>
        <w:tc>
          <w:tcPr>
            <w:tcW w:w="6825" w:type="dxa"/>
            <w:tcBorders>
              <w:top w:val="single" w:sz="6"/>
              <w:left w:val="single" w:sz="6"/>
              <w:bottom w:val="single" w:sz="6"/>
              <w:right w:val="single" w:sz="6"/>
            </w:tcBorders>
            <w:shd w:val="clear" w:color="auto" w:fill="B0E0F4" w:themeFill="accent1" w:themeFillTint="66"/>
            <w:tcMar/>
            <w:vAlign w:val="top"/>
          </w:tcPr>
          <w:p w:rsidR="20B3E8BC" w:rsidP="20B3E8BC" w:rsidRDefault="20B3E8BC" w14:paraId="7F6FE651" w14:textId="7403529B">
            <w:pPr>
              <w:spacing w:after="0" w:line="24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Cite any sources used.</w:t>
            </w:r>
            <w:r w:rsidRPr="20B3E8BC" w:rsidR="20B3E8BC">
              <w:rPr>
                <w:rFonts w:ascii="Segoe UI" w:hAnsi="Segoe UI" w:eastAsia="Segoe UI" w:cs="Segoe UI"/>
                <w:b w:val="0"/>
                <w:bCs w:val="0"/>
                <w:i w:val="0"/>
                <w:iCs w:val="0"/>
                <w:color w:val="000000" w:themeColor="text1" w:themeTint="FF" w:themeShade="FF"/>
                <w:sz w:val="18"/>
                <w:szCs w:val="18"/>
                <w:lang w:val="en-US"/>
              </w:rPr>
              <w:t> </w:t>
            </w:r>
          </w:p>
        </w:tc>
        <w:tc>
          <w:tcPr>
            <w:tcW w:w="1126" w:type="dxa"/>
            <w:tcBorders>
              <w:top w:val="single" w:sz="6"/>
              <w:left w:val="single" w:sz="6"/>
              <w:bottom w:val="single" w:sz="6"/>
              <w:right w:val="single" w:sz="6"/>
            </w:tcBorders>
            <w:shd w:val="clear" w:color="auto" w:fill="FFE599" w:themeFill="accent4" w:themeFillTint="66"/>
            <w:tcMar/>
            <w:vAlign w:val="top"/>
          </w:tcPr>
          <w:p w:rsidR="2D1A1EF1" w:rsidP="20B3E8BC" w:rsidRDefault="2D1A1EF1" w14:paraId="53765E95" w14:textId="12C02CF6">
            <w:pPr>
              <w:pStyle w:val="Normal"/>
              <w:spacing w:line="240" w:lineRule="atLeast"/>
              <w:jc w:val="left"/>
              <w:rPr>
                <w:rFonts w:ascii="Segoe UI" w:hAnsi="Segoe UI" w:eastAsia="Segoe UI" w:cs="Segoe UI"/>
                <w:b w:val="0"/>
                <w:bCs w:val="0"/>
                <w:i w:val="0"/>
                <w:iCs w:val="0"/>
                <w:color w:val="000000" w:themeColor="text1" w:themeTint="FF" w:themeShade="FF"/>
                <w:sz w:val="18"/>
                <w:szCs w:val="18"/>
                <w:lang w:val="en-GB"/>
              </w:rPr>
            </w:pPr>
            <w:r w:rsidRPr="20B3E8BC" w:rsidR="2D1A1EF1">
              <w:rPr>
                <w:rFonts w:ascii="Segoe UI" w:hAnsi="Segoe UI" w:eastAsia="Segoe UI" w:cs="Segoe UI"/>
                <w:b w:val="0"/>
                <w:bCs w:val="0"/>
                <w:i w:val="0"/>
                <w:iCs w:val="0"/>
                <w:color w:val="000000" w:themeColor="text1" w:themeTint="FF" w:themeShade="FF"/>
                <w:sz w:val="18"/>
                <w:szCs w:val="18"/>
                <w:lang w:val="en-GB"/>
              </w:rPr>
              <w:t>6</w:t>
            </w:r>
          </w:p>
        </w:tc>
      </w:tr>
    </w:tbl>
    <w:p w:rsidR="002807DA" w:rsidP="20B3E8BC" w:rsidRDefault="002807DA" w14:paraId="2AB0F567" w14:textId="736A0F9A">
      <w:pPr>
        <w:pStyle w:val="Normal"/>
        <w:spacing w:line="276" w:lineRule="auto"/>
        <w:ind w:left="0"/>
        <w:rPr>
          <w:rFonts w:ascii="Calibri" w:hAnsi="Calibri" w:eastAsia="Times New Roman" w:cs="Times New Roman"/>
          <w:sz w:val="18"/>
          <w:szCs w:val="18"/>
          <w:lang w:val="en-US" w:eastAsia="nl-NL"/>
        </w:rPr>
      </w:pPr>
    </w:p>
    <w:p w:rsidR="25C6A51E" w:rsidP="25C6A51E" w:rsidRDefault="25C6A51E" w14:paraId="195CE2AA" w14:textId="3C97210D">
      <w:pPr>
        <w:pStyle w:val="Normal"/>
        <w:spacing w:line="276" w:lineRule="auto"/>
        <w:rPr>
          <w:rFonts w:ascii="Calibri" w:hAnsi="Calibri" w:eastAsia="Times New Roman" w:cs="Times New Roman"/>
          <w:sz w:val="18"/>
          <w:szCs w:val="18"/>
          <w:lang w:val="en-US" w:eastAsia="nl-NL"/>
        </w:rPr>
      </w:pPr>
    </w:p>
    <w:tbl>
      <w:tblPr>
        <w:tblStyle w:val="TableGrid"/>
        <w:tblW w:w="0" w:type="auto"/>
        <w:tblLayout w:type="fixed"/>
        <w:tblLook w:val="04A0" w:firstRow="1" w:lastRow="0" w:firstColumn="1" w:lastColumn="0" w:noHBand="0" w:noVBand="1"/>
      </w:tblPr>
      <w:tblGrid>
        <w:gridCol w:w="1307"/>
        <w:gridCol w:w="1281"/>
        <w:gridCol w:w="1216"/>
        <w:gridCol w:w="1320"/>
        <w:gridCol w:w="1307"/>
        <w:gridCol w:w="1307"/>
        <w:gridCol w:w="1608"/>
      </w:tblGrid>
      <w:tr w:rsidR="20B3E8BC" w:rsidTr="20B3E8BC" w14:paraId="7539E824">
        <w:tc>
          <w:tcPr>
            <w:tcW w:w="9346" w:type="dxa"/>
            <w:gridSpan w:val="7"/>
            <w:tcMar/>
            <w:vAlign w:val="top"/>
          </w:tcPr>
          <w:p w:rsidR="20B3E8BC" w:rsidP="20B3E8BC" w:rsidRDefault="20B3E8BC" w14:paraId="1C430CD9" w14:textId="1560BAC1">
            <w:pPr>
              <w:spacing w:after="0" w:line="260" w:lineRule="atLeast"/>
              <w:jc w:val="both"/>
              <w:rPr>
                <w:rFonts w:ascii="Segoe UI" w:hAnsi="Segoe UI" w:eastAsia="Segoe UI" w:cs="Segoe UI"/>
                <w:b w:val="0"/>
                <w:bCs w:val="0"/>
                <w:i w:val="0"/>
                <w:iCs w:val="0"/>
                <w:color w:val="000000" w:themeColor="text1" w:themeTint="FF" w:themeShade="FF"/>
                <w:sz w:val="18"/>
                <w:szCs w:val="18"/>
              </w:rPr>
            </w:pPr>
          </w:p>
        </w:tc>
      </w:tr>
      <w:tr w:rsidR="20B3E8BC" w:rsidTr="20B3E8BC" w14:paraId="2F909B4A">
        <w:tc>
          <w:tcPr>
            <w:tcW w:w="1307" w:type="dxa"/>
            <w:tcMar/>
            <w:vAlign w:val="top"/>
          </w:tcPr>
          <w:p w:rsidR="20B3E8BC" w:rsidP="20B3E8BC" w:rsidRDefault="20B3E8BC" w14:paraId="764A506E" w14:textId="2C09888D">
            <w:pPr>
              <w:spacing w:after="0" w:line="260" w:lineRule="atLeast"/>
              <w:jc w:val="both"/>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ILO</w:t>
            </w:r>
          </w:p>
        </w:tc>
        <w:tc>
          <w:tcPr>
            <w:tcW w:w="1281" w:type="dxa"/>
            <w:tcMar/>
            <w:vAlign w:val="top"/>
          </w:tcPr>
          <w:p w:rsidR="20B3E8BC" w:rsidP="20B3E8BC" w:rsidRDefault="20B3E8BC" w14:paraId="3DE8EA7F" w14:textId="1A3257E1">
            <w:pPr>
              <w:spacing w:after="0" w:line="260" w:lineRule="atLeast"/>
              <w:jc w:val="center"/>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Missing</w:t>
            </w:r>
          </w:p>
        </w:tc>
        <w:tc>
          <w:tcPr>
            <w:tcW w:w="1216" w:type="dxa"/>
            <w:tcMar/>
            <w:vAlign w:val="top"/>
          </w:tcPr>
          <w:p w:rsidR="20B3E8BC" w:rsidP="20B3E8BC" w:rsidRDefault="20B3E8BC" w14:paraId="362A0737" w14:textId="31A8260B">
            <w:pPr>
              <w:spacing w:after="0" w:line="260" w:lineRule="atLeast"/>
              <w:jc w:val="center"/>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Poor</w:t>
            </w:r>
          </w:p>
        </w:tc>
        <w:tc>
          <w:tcPr>
            <w:tcW w:w="1320" w:type="dxa"/>
            <w:tcMar/>
            <w:vAlign w:val="top"/>
          </w:tcPr>
          <w:p w:rsidR="20B3E8BC" w:rsidP="20B3E8BC" w:rsidRDefault="20B3E8BC" w14:paraId="28B37777" w14:textId="5632A138">
            <w:pPr>
              <w:spacing w:after="0" w:line="260" w:lineRule="atLeast"/>
              <w:jc w:val="center"/>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Insufficient</w:t>
            </w:r>
          </w:p>
        </w:tc>
        <w:tc>
          <w:tcPr>
            <w:tcW w:w="1307" w:type="dxa"/>
            <w:tcMar/>
            <w:vAlign w:val="top"/>
          </w:tcPr>
          <w:p w:rsidR="20B3E8BC" w:rsidP="20B3E8BC" w:rsidRDefault="20B3E8BC" w14:paraId="40905DCA" w14:textId="502112B3">
            <w:pPr>
              <w:spacing w:after="0" w:line="260" w:lineRule="atLeast"/>
              <w:jc w:val="center"/>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Sufficient</w:t>
            </w:r>
          </w:p>
        </w:tc>
        <w:tc>
          <w:tcPr>
            <w:tcW w:w="1307" w:type="dxa"/>
            <w:tcMar/>
            <w:vAlign w:val="top"/>
          </w:tcPr>
          <w:p w:rsidR="20B3E8BC" w:rsidP="20B3E8BC" w:rsidRDefault="20B3E8BC" w14:paraId="02C9A98F" w14:textId="2AE20631">
            <w:pPr>
              <w:spacing w:after="0" w:line="260" w:lineRule="atLeast"/>
              <w:jc w:val="center"/>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Good</w:t>
            </w:r>
          </w:p>
        </w:tc>
        <w:tc>
          <w:tcPr>
            <w:tcW w:w="1608" w:type="dxa"/>
            <w:tcMar/>
            <w:vAlign w:val="top"/>
          </w:tcPr>
          <w:p w:rsidR="20B3E8BC" w:rsidP="20B3E8BC" w:rsidRDefault="20B3E8BC" w14:paraId="4B023620" w14:textId="0EE41AD4">
            <w:pPr>
              <w:spacing w:after="0" w:line="260" w:lineRule="atLeast"/>
              <w:jc w:val="center"/>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Excellent</w:t>
            </w:r>
          </w:p>
        </w:tc>
      </w:tr>
      <w:tr w:rsidR="20B3E8BC" w:rsidTr="20B3E8BC" w14:paraId="118C6597">
        <w:tc>
          <w:tcPr>
            <w:tcW w:w="1307" w:type="dxa"/>
            <w:tcMar/>
            <w:vAlign w:val="top"/>
          </w:tcPr>
          <w:p w:rsidR="7568C24C" w:rsidP="20B3E8BC" w:rsidRDefault="7568C24C" w14:paraId="1FE1BB6F" w14:textId="072F61F4">
            <w:pPr>
              <w:spacing w:after="0" w:line="260" w:lineRule="atLeast"/>
              <w:jc w:val="both"/>
              <w:rPr>
                <w:rFonts w:ascii="Segoe UI" w:hAnsi="Segoe UI" w:eastAsia="Segoe UI" w:cs="Segoe UI"/>
                <w:b w:val="0"/>
                <w:bCs w:val="0"/>
                <w:i w:val="0"/>
                <w:iCs w:val="0"/>
                <w:color w:val="333333"/>
                <w:sz w:val="18"/>
                <w:szCs w:val="18"/>
              </w:rPr>
            </w:pPr>
            <w:r w:rsidRPr="20B3E8BC" w:rsidR="7568C24C">
              <w:rPr>
                <w:rStyle w:val="normaltextrun"/>
                <w:rFonts w:ascii="Segoe UI" w:hAnsi="Segoe UI" w:eastAsia="Segoe UI" w:cs="Segoe UI"/>
                <w:b w:val="1"/>
                <w:bCs w:val="1"/>
                <w:i w:val="0"/>
                <w:iCs w:val="0"/>
                <w:color w:val="333333"/>
                <w:sz w:val="18"/>
                <w:szCs w:val="18"/>
                <w:lang w:val="en-GB"/>
              </w:rPr>
              <w:t xml:space="preserve">1. </w:t>
            </w:r>
            <w:r w:rsidRPr="20B3E8BC" w:rsidR="20B3E8BC">
              <w:rPr>
                <w:rStyle w:val="normaltextrun"/>
                <w:rFonts w:ascii="Segoe UI" w:hAnsi="Segoe UI" w:eastAsia="Segoe UI" w:cs="Segoe UI"/>
                <w:b w:val="1"/>
                <w:bCs w:val="1"/>
                <w:i w:val="0"/>
                <w:iCs w:val="0"/>
                <w:color w:val="333333"/>
                <w:sz w:val="18"/>
                <w:szCs w:val="18"/>
                <w:lang w:val="en-GB"/>
              </w:rPr>
              <w:t>Question articulation</w:t>
            </w:r>
          </w:p>
        </w:tc>
        <w:tc>
          <w:tcPr>
            <w:tcW w:w="1281" w:type="dxa"/>
            <w:tcMar/>
            <w:vAlign w:val="top"/>
          </w:tcPr>
          <w:p w:rsidR="20B3E8BC" w:rsidP="20B3E8BC" w:rsidRDefault="20B3E8BC" w14:paraId="4C11757D" w14:textId="1735182A">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The problem statement is not translated to a data science problem.</w:t>
            </w:r>
          </w:p>
        </w:tc>
        <w:tc>
          <w:tcPr>
            <w:tcW w:w="1216" w:type="dxa"/>
            <w:tcMar/>
            <w:vAlign w:val="top"/>
          </w:tcPr>
          <w:p w:rsidR="20B3E8BC" w:rsidP="20B3E8BC" w:rsidRDefault="20B3E8BC" w14:paraId="2628293D" w14:textId="395981A5">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 xml:space="preserve">The problem statement is rephrased without using data science concepts. </w:t>
            </w:r>
          </w:p>
        </w:tc>
        <w:tc>
          <w:tcPr>
            <w:tcW w:w="1320" w:type="dxa"/>
            <w:tcMar/>
            <w:vAlign w:val="top"/>
          </w:tcPr>
          <w:p w:rsidR="20B3E8BC" w:rsidP="20B3E8BC" w:rsidRDefault="20B3E8BC" w14:paraId="18018D9C" w14:textId="158BB7F2">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The problem statement is rephrased using the wrong data science concept (e.g., correlation instead of regression).</w:t>
            </w:r>
          </w:p>
        </w:tc>
        <w:tc>
          <w:tcPr>
            <w:tcW w:w="1307" w:type="dxa"/>
            <w:tcMar/>
            <w:vAlign w:val="top"/>
          </w:tcPr>
          <w:p w:rsidR="20B3E8BC" w:rsidP="20B3E8BC" w:rsidRDefault="20B3E8BC" w14:paraId="051E1289" w14:textId="45269B58">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The problem statement is rephrased using the correct data science concept, with a wrong implementation/ interpretation.</w:t>
            </w:r>
          </w:p>
        </w:tc>
        <w:tc>
          <w:tcPr>
            <w:tcW w:w="1307" w:type="dxa"/>
            <w:tcMar/>
            <w:vAlign w:val="top"/>
          </w:tcPr>
          <w:p w:rsidR="20B3E8BC" w:rsidP="20B3E8BC" w:rsidRDefault="20B3E8BC" w14:paraId="5EE164B9" w14:textId="74C2A4D4">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The problem statement is rephrased using the correct data science concept, with a correct implementation/ interpretation.</w:t>
            </w:r>
          </w:p>
        </w:tc>
        <w:tc>
          <w:tcPr>
            <w:tcW w:w="1608" w:type="dxa"/>
            <w:tcMar/>
            <w:vAlign w:val="top"/>
          </w:tcPr>
          <w:p w:rsidR="20B3E8BC" w:rsidP="20B3E8BC" w:rsidRDefault="20B3E8BC" w14:paraId="7A9E3BB3" w14:textId="02B1B799">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 xml:space="preserve">The problem statement is rephrased using the correct data science concept, with a correct implementation, and the problem statement is further improved. </w:t>
            </w:r>
            <w:r>
              <w:br/>
            </w:r>
            <w:r w:rsidRPr="20B3E8BC" w:rsidR="20B3E8BC">
              <w:rPr>
                <w:rFonts w:ascii="Segoe UI" w:hAnsi="Segoe UI" w:eastAsia="Segoe UI" w:cs="Segoe UI"/>
                <w:b w:val="0"/>
                <w:bCs w:val="0"/>
                <w:i w:val="0"/>
                <w:iCs w:val="0"/>
                <w:color w:val="000000" w:themeColor="text1" w:themeTint="FF" w:themeShade="FF"/>
                <w:sz w:val="18"/>
                <w:szCs w:val="18"/>
                <w:lang w:val="en-GB"/>
              </w:rPr>
              <w:t>(Above and beyond).</w:t>
            </w:r>
          </w:p>
        </w:tc>
      </w:tr>
      <w:tr w:rsidR="20B3E8BC" w:rsidTr="20B3E8BC" w14:paraId="22BEBA39">
        <w:trPr>
          <w:trHeight w:val="1080"/>
        </w:trPr>
        <w:tc>
          <w:tcPr>
            <w:tcW w:w="1307" w:type="dxa"/>
            <w:tcMar/>
            <w:vAlign w:val="top"/>
          </w:tcPr>
          <w:p w:rsidR="0048CFC9" w:rsidP="20B3E8BC" w:rsidRDefault="0048CFC9" w14:paraId="6291D206" w14:textId="67A532AE">
            <w:pPr>
              <w:spacing w:after="0" w:line="260" w:lineRule="atLeast"/>
              <w:jc w:val="both"/>
              <w:rPr>
                <w:rFonts w:ascii="Segoe UI" w:hAnsi="Segoe UI" w:eastAsia="Segoe UI" w:cs="Segoe UI"/>
                <w:b w:val="0"/>
                <w:bCs w:val="0"/>
                <w:i w:val="0"/>
                <w:iCs w:val="0"/>
                <w:color w:val="333333"/>
                <w:sz w:val="18"/>
                <w:szCs w:val="18"/>
              </w:rPr>
            </w:pPr>
            <w:r w:rsidRPr="20B3E8BC" w:rsidR="0048CFC9">
              <w:rPr>
                <w:rStyle w:val="normaltextrun"/>
                <w:rFonts w:ascii="Segoe UI" w:hAnsi="Segoe UI" w:eastAsia="Segoe UI" w:cs="Segoe UI"/>
                <w:b w:val="1"/>
                <w:bCs w:val="1"/>
                <w:i w:val="0"/>
                <w:iCs w:val="0"/>
                <w:color w:val="333333"/>
                <w:sz w:val="18"/>
                <w:szCs w:val="18"/>
                <w:lang w:val="en-GB"/>
              </w:rPr>
              <w:t xml:space="preserve">6. </w:t>
            </w:r>
            <w:r w:rsidRPr="20B3E8BC" w:rsidR="20B3E8BC">
              <w:rPr>
                <w:rStyle w:val="normaltextrun"/>
                <w:rFonts w:ascii="Segoe UI" w:hAnsi="Segoe UI" w:eastAsia="Segoe UI" w:cs="Segoe UI"/>
                <w:b w:val="1"/>
                <w:bCs w:val="1"/>
                <w:i w:val="0"/>
                <w:iCs w:val="0"/>
                <w:color w:val="333333"/>
                <w:sz w:val="18"/>
                <w:szCs w:val="18"/>
                <w:lang w:val="en-GB"/>
              </w:rPr>
              <w:t>Visualization &amp; Reporting</w:t>
            </w:r>
          </w:p>
        </w:tc>
        <w:tc>
          <w:tcPr>
            <w:tcW w:w="1281" w:type="dxa"/>
            <w:tcMar/>
            <w:vAlign w:val="top"/>
          </w:tcPr>
          <w:p w:rsidR="20B3E8BC" w:rsidP="20B3E8BC" w:rsidRDefault="20B3E8BC" w14:paraId="4C8C7062" w14:textId="426E7651">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Visualisation and reporting of findings is missing.</w:t>
            </w:r>
          </w:p>
        </w:tc>
        <w:tc>
          <w:tcPr>
            <w:tcW w:w="1216" w:type="dxa"/>
            <w:tcMar/>
            <w:vAlign w:val="top"/>
          </w:tcPr>
          <w:p w:rsidR="20B3E8BC" w:rsidP="20B3E8BC" w:rsidRDefault="20B3E8BC" w14:paraId="54DB62EE" w14:textId="5FD83CD7">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Unsuitable visualisation is used, and findings interpreted wrongly.</w:t>
            </w:r>
          </w:p>
        </w:tc>
        <w:tc>
          <w:tcPr>
            <w:tcW w:w="1320" w:type="dxa"/>
            <w:tcMar/>
            <w:vAlign w:val="top"/>
          </w:tcPr>
          <w:p w:rsidR="20B3E8BC" w:rsidP="20B3E8BC" w:rsidRDefault="20B3E8BC" w14:paraId="7E90B55F" w14:textId="40826D97">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Suitable visualisations are included, but not interpreted.</w:t>
            </w:r>
          </w:p>
        </w:tc>
        <w:tc>
          <w:tcPr>
            <w:tcW w:w="1307" w:type="dxa"/>
            <w:tcMar/>
            <w:vAlign w:val="top"/>
          </w:tcPr>
          <w:p w:rsidR="20B3E8BC" w:rsidP="20B3E8BC" w:rsidRDefault="20B3E8BC" w14:paraId="0915F7B3" w14:textId="13B8D666">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Suitable visualisations are included but interpreted wrongly.</w:t>
            </w:r>
          </w:p>
        </w:tc>
        <w:tc>
          <w:tcPr>
            <w:tcW w:w="1307" w:type="dxa"/>
            <w:tcMar/>
            <w:vAlign w:val="top"/>
          </w:tcPr>
          <w:p w:rsidR="20B3E8BC" w:rsidP="20B3E8BC" w:rsidRDefault="20B3E8BC" w14:paraId="1B2A9A97" w14:textId="49D42A33">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Suitable visualisations are included and interpreted correctly.</w:t>
            </w:r>
          </w:p>
        </w:tc>
        <w:tc>
          <w:tcPr>
            <w:tcW w:w="1608" w:type="dxa"/>
            <w:tcMar/>
            <w:vAlign w:val="top"/>
          </w:tcPr>
          <w:p w:rsidR="20B3E8BC" w:rsidP="20B3E8BC" w:rsidRDefault="20B3E8BC" w14:paraId="70AF30C8" w14:textId="75659FF2">
            <w:pPr>
              <w:spacing w:after="0" w:line="260" w:lineRule="atLeast"/>
              <w:jc w:val="left"/>
              <w:rPr>
                <w:rFonts w:ascii="Segoe UI" w:hAnsi="Segoe UI" w:eastAsia="Segoe UI" w:cs="Segoe UI"/>
                <w:b w:val="0"/>
                <w:bCs w:val="0"/>
                <w:i w:val="0"/>
                <w:iCs w:val="0"/>
                <w:color w:val="000000" w:themeColor="text1" w:themeTint="FF" w:themeShade="FF"/>
                <w:sz w:val="18"/>
                <w:szCs w:val="18"/>
              </w:rPr>
            </w:pPr>
            <w:r w:rsidRPr="20B3E8BC" w:rsidR="20B3E8BC">
              <w:rPr>
                <w:rFonts w:ascii="Segoe UI" w:hAnsi="Segoe UI" w:eastAsia="Segoe UI" w:cs="Segoe UI"/>
                <w:b w:val="0"/>
                <w:bCs w:val="0"/>
                <w:i w:val="0"/>
                <w:iCs w:val="0"/>
                <w:color w:val="000000" w:themeColor="text1" w:themeTint="FF" w:themeShade="FF"/>
                <w:sz w:val="18"/>
                <w:szCs w:val="18"/>
                <w:lang w:val="en-GB"/>
              </w:rPr>
              <w:t>Suitable visualisations are included, interpreted correctly, and novel visualisations are proposed.</w:t>
            </w:r>
            <w:r>
              <w:br/>
            </w:r>
            <w:r w:rsidRPr="20B3E8BC" w:rsidR="20B3E8BC">
              <w:rPr>
                <w:rFonts w:ascii="Segoe UI" w:hAnsi="Segoe UI" w:eastAsia="Segoe UI" w:cs="Segoe UI"/>
                <w:b w:val="0"/>
                <w:bCs w:val="0"/>
                <w:i w:val="0"/>
                <w:iCs w:val="0"/>
                <w:color w:val="000000" w:themeColor="text1" w:themeTint="FF" w:themeShade="FF"/>
                <w:sz w:val="18"/>
                <w:szCs w:val="18"/>
                <w:lang w:val="en-GB"/>
              </w:rPr>
              <w:t>(Above and beyond).</w:t>
            </w:r>
          </w:p>
        </w:tc>
      </w:tr>
    </w:tbl>
    <w:p w:rsidR="25C6A51E" w:rsidP="25C6A51E" w:rsidRDefault="25C6A51E" w14:paraId="766AEC92" w14:textId="4D4D806A">
      <w:pPr>
        <w:pStyle w:val="Normal"/>
        <w:spacing w:line="276" w:lineRule="auto"/>
        <w:rPr>
          <w:rFonts w:ascii="Calibri" w:hAnsi="Calibri" w:eastAsia="Times New Roman" w:cs="Times New Roman"/>
          <w:sz w:val="18"/>
          <w:szCs w:val="18"/>
          <w:lang w:val="en-US" w:eastAsia="nl-NL"/>
        </w:rPr>
      </w:pPr>
    </w:p>
    <w:p w:rsidR="25C6A51E" w:rsidP="25C6A51E" w:rsidRDefault="25C6A51E" w14:paraId="798DD022" w14:textId="0EB22AD1">
      <w:pPr>
        <w:pStyle w:val="Normal"/>
        <w:spacing w:line="276" w:lineRule="auto"/>
        <w:rPr>
          <w:rFonts w:ascii="Calibri" w:hAnsi="Calibri" w:eastAsia="Times New Roman" w:cs="Times New Roman"/>
          <w:sz w:val="18"/>
          <w:szCs w:val="18"/>
          <w:lang w:val="en-US" w:eastAsia="nl-NL"/>
        </w:rPr>
      </w:pPr>
    </w:p>
    <w:p w:rsidR="25C6A51E" w:rsidP="25C6A51E" w:rsidRDefault="25C6A51E" w14:paraId="2FD2FE43" w14:textId="3B6F18E0">
      <w:pPr>
        <w:pStyle w:val="Normal"/>
        <w:spacing w:line="276" w:lineRule="auto"/>
        <w:rPr>
          <w:rFonts w:ascii="Calibri" w:hAnsi="Calibri" w:eastAsia="Times New Roman" w:cs="Times New Roman"/>
          <w:sz w:val="18"/>
          <w:szCs w:val="18"/>
          <w:lang w:val="en-US" w:eastAsia="nl-NL"/>
        </w:rPr>
      </w:pPr>
    </w:p>
    <w:p w:rsidRPr="00F60008" w:rsidR="00D8262A" w:rsidP="00D8262A" w:rsidRDefault="00D8262A" w14:paraId="33AF8217" w14:textId="77777777">
      <w:pPr>
        <w:spacing w:line="276" w:lineRule="auto"/>
        <w:rPr>
          <w:rFonts w:ascii="Times New Roman" w:hAnsi="Times New Roman"/>
          <w:b/>
          <w:bCs/>
          <w:i/>
          <w:iCs/>
        </w:rPr>
      </w:pPr>
    </w:p>
    <w:p w:rsidRPr="00F60008" w:rsidR="00D8262A" w:rsidP="00D8262A" w:rsidRDefault="00D8262A" w14:paraId="6F1E836C"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29" w:id="19"/>
      <w:r w:rsidRPr="00F60008">
        <w:rPr>
          <w:rFonts w:asciiTheme="majorHAnsi" w:hAnsiTheme="majorHAnsi" w:eastAsiaTheme="majorEastAsia" w:cstheme="majorBidi"/>
          <w:b/>
          <w:color w:val="3CB4E5" w:themeColor="accent1"/>
          <w:sz w:val="20"/>
          <w:szCs w:val="26"/>
        </w:rPr>
        <w:t>Requirements for handing in assignments</w:t>
      </w:r>
      <w:bookmarkEnd w:id="19"/>
    </w:p>
    <w:p w:rsidR="00865FB6" w:rsidP="00D8262A" w:rsidRDefault="00865FB6" w14:paraId="03A8C53E" w14:textId="77777777">
      <w:pPr>
        <w:spacing w:line="276" w:lineRule="auto"/>
        <w:rPr>
          <w:bCs/>
          <w:szCs w:val="20"/>
        </w:rPr>
      </w:pPr>
    </w:p>
    <w:p w:rsidR="00D8262A" w:rsidP="00D8262A" w:rsidRDefault="00D34C57" w14:paraId="00A4B9A1" w14:textId="3DF8BEB1">
      <w:pPr>
        <w:spacing w:line="276" w:lineRule="auto"/>
      </w:pPr>
      <w:r w:rsidR="69352036">
        <w:rPr/>
        <w:t xml:space="preserve">The individual </w:t>
      </w:r>
      <w:r w:rsidR="00D34C57">
        <w:rPr/>
        <w:t xml:space="preserve">assignments are to be handed in no later </w:t>
      </w:r>
      <w:proofErr w:type="gramStart"/>
      <w:r w:rsidR="00D34C57">
        <w:rPr/>
        <w:t>then</w:t>
      </w:r>
      <w:proofErr w:type="gramEnd"/>
      <w:r w:rsidR="00D34C57">
        <w:rPr/>
        <w:t xml:space="preserve"> 5pm on the day before the session in which </w:t>
      </w:r>
      <w:r w:rsidR="5F942213">
        <w:rPr/>
        <w:t>we present the posters</w:t>
      </w:r>
      <w:r w:rsidR="00D34C57">
        <w:rPr/>
        <w:t>.</w:t>
      </w:r>
    </w:p>
    <w:p w:rsidRPr="00D34C57" w:rsidR="00865FB6" w:rsidP="00D8262A" w:rsidRDefault="00865FB6" w14:paraId="2C5B0606" w14:textId="77777777">
      <w:pPr>
        <w:spacing w:line="276" w:lineRule="auto"/>
        <w:rPr>
          <w:bCs/>
          <w:szCs w:val="20"/>
        </w:rPr>
      </w:pPr>
    </w:p>
    <w:p w:rsidRPr="00F60008" w:rsidR="00D8262A" w:rsidP="00D8262A" w:rsidRDefault="00D8262A" w14:paraId="2EC31494"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30" w:id="20"/>
      <w:r w:rsidRPr="00F60008">
        <w:rPr>
          <w:rFonts w:asciiTheme="majorHAnsi" w:hAnsiTheme="majorHAnsi" w:eastAsiaTheme="majorEastAsia" w:cstheme="majorBidi"/>
          <w:b/>
          <w:color w:val="3CB4E5" w:themeColor="accent1"/>
          <w:sz w:val="20"/>
          <w:szCs w:val="26"/>
        </w:rPr>
        <w:t>Grading</w:t>
      </w:r>
      <w:bookmarkEnd w:id="20"/>
    </w:p>
    <w:p w:rsidR="00865FB6" w:rsidP="00D8262A" w:rsidRDefault="00865FB6" w14:paraId="77C02686" w14:textId="77777777">
      <w:pPr>
        <w:spacing w:line="276" w:lineRule="auto"/>
        <w:rPr>
          <w:rFonts w:cstheme="minorHAnsi"/>
          <w:szCs w:val="18"/>
        </w:rPr>
      </w:pPr>
    </w:p>
    <w:p w:rsidRPr="00F60008" w:rsidR="00D8262A" w:rsidP="00D8262A" w:rsidRDefault="00D8262A" w14:paraId="0CF95041" w14:textId="3B02DC09">
      <w:pPr>
        <w:spacing w:line="276" w:lineRule="auto"/>
        <w:rPr>
          <w:rFonts w:cstheme="minorHAnsi"/>
          <w:szCs w:val="18"/>
          <w:lang w:val="en-US" w:eastAsia="nl-NL"/>
        </w:rPr>
      </w:pPr>
      <w:r w:rsidRPr="00F60008">
        <w:rPr>
          <w:rFonts w:cstheme="minorHAnsi"/>
          <w:szCs w:val="18"/>
        </w:rPr>
        <w:t>Grading will take place in accordance with the TER. Grades will only be processed if you have registered in Osiris for the examination of the module.</w:t>
      </w:r>
    </w:p>
    <w:p w:rsidRPr="00F60008" w:rsidR="00D8262A" w:rsidP="00D8262A" w:rsidRDefault="00D8262A" w14:paraId="538882F6" w14:textId="77777777">
      <w:pPr>
        <w:spacing w:line="276" w:lineRule="auto"/>
        <w:rPr>
          <w:rFonts w:cstheme="minorHAnsi"/>
          <w:szCs w:val="18"/>
          <w:lang w:val="en-US" w:eastAsia="nl-NL"/>
        </w:rPr>
      </w:pPr>
    </w:p>
    <w:p w:rsidRPr="00F60008" w:rsidR="00D8262A" w:rsidP="00D8262A" w:rsidRDefault="00D8262A" w14:paraId="3714FDCC" w14:textId="77777777">
      <w:pPr>
        <w:autoSpaceDE w:val="0"/>
        <w:autoSpaceDN w:val="0"/>
        <w:adjustRightInd w:val="0"/>
        <w:spacing w:line="276" w:lineRule="auto"/>
        <w:rPr>
          <w:rFonts w:eastAsia="Times New Roman" w:cstheme="minorHAnsi"/>
          <w:i/>
          <w:color w:val="000000"/>
          <w:szCs w:val="20"/>
          <w:lang w:val="en-US" w:eastAsia="nl-NL"/>
        </w:rPr>
      </w:pPr>
      <w:r w:rsidRPr="00F60008">
        <w:rPr>
          <w:rFonts w:eastAsia="Times New Roman" w:cstheme="minorHAnsi"/>
          <w:i/>
          <w:color w:val="000000"/>
          <w:szCs w:val="20"/>
          <w:lang w:val="en-US" w:eastAsia="nl-NL"/>
        </w:rPr>
        <w:t>Missed opportunities</w:t>
      </w:r>
    </w:p>
    <w:p w:rsidRPr="00F60008" w:rsidR="00D8262A" w:rsidP="31E4E1C7" w:rsidRDefault="00D8262A" w14:paraId="3B593A33" w14:textId="2DD55546">
      <w:pPr>
        <w:autoSpaceDE w:val="0"/>
        <w:autoSpaceDN w:val="0"/>
        <w:adjustRightInd w:val="0"/>
        <w:spacing w:line="276" w:lineRule="auto"/>
        <w:rPr>
          <w:rFonts w:eastAsia="Times New Roman" w:cs="Open Sans" w:cstheme="minorAscii"/>
          <w:color w:val="000000"/>
          <w:lang w:val="en-US" w:eastAsia="nl-NL"/>
        </w:rPr>
      </w:pPr>
      <w:r w:rsidRPr="090EC831" w:rsidR="00D8262A">
        <w:rPr>
          <w:rFonts w:eastAsia="Times New Roman" w:cs="Open Sans" w:cstheme="minorAscii"/>
          <w:color w:val="000000" w:themeColor="text1" w:themeTint="FF" w:themeShade="FF"/>
          <w:lang w:val="en-US" w:eastAsia="nl-NL"/>
        </w:rPr>
        <w:t xml:space="preserve">If you have registered to take the </w:t>
      </w:r>
      <w:del w:author="Heijligers, Bram" w:date="2021-04-14T07:30:04.324Z" w:id="2048941884">
        <w:r w:rsidRPr="090EC831" w:rsidDel="00D8262A">
          <w:rPr>
            <w:rFonts w:eastAsia="Times New Roman" w:cs="Open Sans" w:cstheme="minorAscii"/>
            <w:color w:val="000000" w:themeColor="text1" w:themeTint="FF" w:themeShade="FF"/>
            <w:lang w:val="en-US" w:eastAsia="nl-NL"/>
          </w:rPr>
          <w:delText>exam, but</w:delText>
        </w:r>
      </w:del>
      <w:ins w:author="Heijligers, Bram" w:date="2021-04-14T07:30:04.335Z" w:id="1317031413">
        <w:r w:rsidRPr="090EC831" w:rsidR="0A45CC08">
          <w:rPr>
            <w:rFonts w:eastAsia="Times New Roman" w:cs="Open Sans" w:cstheme="minorAscii"/>
            <w:color w:val="000000" w:themeColor="text1" w:themeTint="FF" w:themeShade="FF"/>
            <w:lang w:val="en-US" w:eastAsia="nl-NL"/>
          </w:rPr>
          <w:t>exam but</w:t>
        </w:r>
      </w:ins>
      <w:r w:rsidRPr="090EC831" w:rsidR="00D8262A">
        <w:rPr>
          <w:rFonts w:eastAsia="Times New Roman" w:cs="Open Sans" w:cstheme="minorAscii"/>
          <w:color w:val="000000" w:themeColor="text1" w:themeTint="FF" w:themeShade="FF"/>
          <w:lang w:val="en-US" w:eastAsia="nl-NL"/>
        </w:rPr>
        <w:t xml:space="preserve"> did not deliver (a part of) it, your result will be registered as a missed opportunity (abbreviated as GK).</w:t>
      </w:r>
    </w:p>
    <w:p w:rsidRPr="00F60008" w:rsidR="00D8262A" w:rsidP="00D8262A" w:rsidRDefault="00D8262A" w14:paraId="691A8E1E" w14:textId="77777777">
      <w:pPr>
        <w:autoSpaceDE w:val="0"/>
        <w:autoSpaceDN w:val="0"/>
        <w:adjustRightInd w:val="0"/>
        <w:spacing w:line="276" w:lineRule="auto"/>
        <w:rPr>
          <w:rFonts w:eastAsia="Times New Roman" w:cstheme="minorHAnsi"/>
          <w:color w:val="000000"/>
          <w:szCs w:val="20"/>
          <w:lang w:val="en-US" w:eastAsia="nl-NL"/>
        </w:rPr>
      </w:pPr>
    </w:p>
    <w:p w:rsidRPr="00F60008" w:rsidR="00D8262A" w:rsidP="00D8262A" w:rsidRDefault="00D8262A" w14:paraId="3ACAFBB3" w14:textId="77777777">
      <w:pPr>
        <w:autoSpaceDE w:val="0"/>
        <w:autoSpaceDN w:val="0"/>
        <w:adjustRightInd w:val="0"/>
        <w:spacing w:line="276" w:lineRule="auto"/>
        <w:rPr>
          <w:rFonts w:eastAsia="Times New Roman" w:cstheme="minorHAnsi"/>
          <w:i/>
          <w:color w:val="000000"/>
          <w:szCs w:val="20"/>
          <w:lang w:val="en-US" w:eastAsia="nl-NL"/>
        </w:rPr>
      </w:pPr>
      <w:r w:rsidRPr="00F60008">
        <w:rPr>
          <w:rFonts w:eastAsia="Times New Roman" w:cstheme="minorHAnsi"/>
          <w:i/>
          <w:color w:val="000000"/>
          <w:szCs w:val="20"/>
          <w:lang w:val="en-US" w:eastAsia="nl-NL"/>
        </w:rPr>
        <w:t>Invalid sufficient average grades</w:t>
      </w:r>
    </w:p>
    <w:p w:rsidRPr="00F60008" w:rsidR="00D8262A" w:rsidP="00D8262A" w:rsidRDefault="00D8262A" w14:paraId="1826E3F6" w14:textId="77777777">
      <w:pPr>
        <w:autoSpaceDE w:val="0"/>
        <w:autoSpaceDN w:val="0"/>
        <w:adjustRightInd w:val="0"/>
        <w:spacing w:line="276" w:lineRule="auto"/>
        <w:rPr>
          <w:rFonts w:eastAsia="Times New Roman" w:cstheme="minorHAnsi"/>
          <w:color w:val="000000"/>
          <w:szCs w:val="20"/>
          <w:lang w:val="en-US" w:eastAsia="nl-NL"/>
        </w:rPr>
      </w:pPr>
      <w:r w:rsidRPr="00F60008">
        <w:rPr>
          <w:rFonts w:eastAsia="Times New Roman" w:cstheme="minorHAnsi"/>
          <w:color w:val="000000"/>
          <w:szCs w:val="20"/>
          <w:lang w:val="en-US" w:eastAsia="nl-NL"/>
        </w:rPr>
        <w:t>In the case in which the final average grade is sufficient, but one of the parts (for example essay or exam) is insufficient, the letter O will be registered in Osiris to indicate that the results are insufficient.</w:t>
      </w:r>
    </w:p>
    <w:p w:rsidRPr="00F60008" w:rsidR="00D8262A" w:rsidP="00D8262A" w:rsidRDefault="00D8262A" w14:paraId="2704175B" w14:textId="77777777">
      <w:pPr>
        <w:autoSpaceDE w:val="0"/>
        <w:autoSpaceDN w:val="0"/>
        <w:adjustRightInd w:val="0"/>
        <w:spacing w:line="276" w:lineRule="auto"/>
        <w:rPr>
          <w:rFonts w:eastAsia="Times New Roman" w:cstheme="minorHAnsi"/>
          <w:color w:val="000000"/>
          <w:szCs w:val="20"/>
          <w:lang w:val="en-US" w:eastAsia="nl-NL"/>
        </w:rPr>
      </w:pPr>
    </w:p>
    <w:p w:rsidRPr="00F60008" w:rsidR="00D8262A" w:rsidP="00D8262A" w:rsidRDefault="00D8262A" w14:paraId="6300C05E" w14:textId="77777777">
      <w:pPr>
        <w:autoSpaceDE w:val="0"/>
        <w:autoSpaceDN w:val="0"/>
        <w:adjustRightInd w:val="0"/>
        <w:spacing w:line="276" w:lineRule="auto"/>
        <w:rPr>
          <w:rFonts w:eastAsia="Times New Roman" w:cstheme="minorHAnsi"/>
          <w:i/>
          <w:color w:val="000000"/>
          <w:szCs w:val="20"/>
          <w:lang w:val="en-US" w:eastAsia="nl-NL"/>
        </w:rPr>
      </w:pPr>
      <w:r w:rsidRPr="00F60008">
        <w:rPr>
          <w:rFonts w:eastAsia="Times New Roman" w:cstheme="minorHAnsi"/>
          <w:i/>
          <w:color w:val="000000"/>
          <w:szCs w:val="20"/>
          <w:lang w:val="en-US" w:eastAsia="nl-NL"/>
        </w:rPr>
        <w:t>Rounding and averaging</w:t>
      </w:r>
    </w:p>
    <w:p w:rsidRPr="00F60008" w:rsidR="00D8262A" w:rsidP="00D8262A" w:rsidRDefault="00D8262A" w14:paraId="2EE0CCD6" w14:textId="77777777">
      <w:pPr>
        <w:autoSpaceDE w:val="0"/>
        <w:autoSpaceDN w:val="0"/>
        <w:adjustRightInd w:val="0"/>
        <w:spacing w:line="276" w:lineRule="auto"/>
        <w:rPr>
          <w:rFonts w:eastAsia="Times New Roman" w:cstheme="minorHAnsi"/>
          <w:szCs w:val="20"/>
          <w:lang w:val="en-US" w:eastAsia="nl-NL"/>
        </w:rPr>
      </w:pPr>
      <w:r w:rsidRPr="00F60008">
        <w:rPr>
          <w:rFonts w:eastAsia="Times New Roman" w:cstheme="minorHAnsi"/>
          <w:szCs w:val="20"/>
          <w:lang w:val="en-US" w:eastAsia="nl-NL"/>
        </w:rPr>
        <w:t xml:space="preserve">Grades will be entered in Osiris up to one decimal. </w:t>
      </w:r>
    </w:p>
    <w:p w:rsidRPr="00F60008" w:rsidR="00D8262A" w:rsidP="00D8262A" w:rsidRDefault="00D8262A" w14:paraId="011EFCCC" w14:textId="77777777">
      <w:pPr>
        <w:autoSpaceDE w:val="0"/>
        <w:autoSpaceDN w:val="0"/>
        <w:adjustRightInd w:val="0"/>
        <w:spacing w:line="276" w:lineRule="auto"/>
        <w:rPr>
          <w:rFonts w:eastAsia="Times New Roman" w:cstheme="minorHAnsi"/>
          <w:szCs w:val="20"/>
          <w:lang w:val="en-US" w:eastAsia="nl-NL"/>
        </w:rPr>
      </w:pPr>
      <w:r w:rsidRPr="00F60008">
        <w:rPr>
          <w:rFonts w:eastAsia="Times New Roman" w:cstheme="minorHAnsi"/>
          <w:szCs w:val="20"/>
          <w:lang w:val="en-US" w:eastAsia="nl-NL"/>
        </w:rPr>
        <w:t xml:space="preserve">If marks consist of more than one decimal, the original mark will be broken off after the first decimal. A few examples: </w:t>
      </w:r>
    </w:p>
    <w:p w:rsidRPr="00F60008" w:rsidR="00D8262A" w:rsidP="00D8262A" w:rsidRDefault="00D8262A" w14:paraId="1CD4C36D" w14:textId="77777777">
      <w:pPr>
        <w:autoSpaceDE w:val="0"/>
        <w:autoSpaceDN w:val="0"/>
        <w:adjustRightInd w:val="0"/>
        <w:spacing w:line="276" w:lineRule="auto"/>
        <w:rPr>
          <w:rFonts w:eastAsia="Times New Roman" w:cstheme="minorHAnsi"/>
          <w:szCs w:val="20"/>
          <w:lang w:val="en-US" w:eastAsia="nl-NL"/>
        </w:rPr>
      </w:pPr>
      <w:r w:rsidRPr="00F60008">
        <w:rPr>
          <w:rFonts w:eastAsia="Times New Roman" w:cstheme="minorHAnsi"/>
          <w:szCs w:val="20"/>
          <w:lang w:val="en-US" w:eastAsia="nl-NL"/>
        </w:rPr>
        <w:t xml:space="preserve">• 5.49 becomes 5.4 </w:t>
      </w:r>
    </w:p>
    <w:p w:rsidRPr="00F60008" w:rsidR="00D8262A" w:rsidP="00D8262A" w:rsidRDefault="00D8262A" w14:paraId="2959F19C" w14:textId="77777777">
      <w:pPr>
        <w:autoSpaceDE w:val="0"/>
        <w:autoSpaceDN w:val="0"/>
        <w:adjustRightInd w:val="0"/>
        <w:spacing w:line="276" w:lineRule="auto"/>
        <w:rPr>
          <w:rFonts w:eastAsia="Times New Roman" w:cstheme="minorHAnsi"/>
          <w:szCs w:val="20"/>
          <w:lang w:val="en-US" w:eastAsia="nl-NL"/>
        </w:rPr>
      </w:pPr>
      <w:r w:rsidRPr="00F60008">
        <w:rPr>
          <w:rFonts w:eastAsia="Times New Roman" w:cstheme="minorHAnsi"/>
          <w:szCs w:val="20"/>
          <w:lang w:val="en-US" w:eastAsia="nl-NL"/>
        </w:rPr>
        <w:t xml:space="preserve">• 6.73 becomes 6.7 </w:t>
      </w:r>
    </w:p>
    <w:p w:rsidRPr="00F60008" w:rsidR="00D8262A" w:rsidP="00D8262A" w:rsidRDefault="00D8262A" w14:paraId="7A96B7CF" w14:textId="77777777">
      <w:pPr>
        <w:autoSpaceDE w:val="0"/>
        <w:autoSpaceDN w:val="0"/>
        <w:adjustRightInd w:val="0"/>
        <w:spacing w:line="276" w:lineRule="auto"/>
        <w:rPr>
          <w:rFonts w:eastAsia="Times New Roman" w:cstheme="minorHAnsi"/>
          <w:color w:val="000000"/>
          <w:szCs w:val="20"/>
          <w:lang w:val="en-US" w:eastAsia="nl-NL"/>
        </w:rPr>
      </w:pPr>
    </w:p>
    <w:p w:rsidRPr="00F60008" w:rsidR="00D8262A" w:rsidP="00D8262A" w:rsidRDefault="00D8262A" w14:paraId="0316895C" w14:textId="352E53C5">
      <w:pPr>
        <w:spacing w:line="276" w:lineRule="auto"/>
        <w:rPr>
          <w:rFonts w:ascii="Calibri" w:hAnsi="Calibri" w:cs="Calibri"/>
          <w:i/>
          <w:sz w:val="20"/>
          <w:szCs w:val="20"/>
          <w:lang w:val="en-US"/>
        </w:rPr>
      </w:pPr>
      <w:r w:rsidRPr="00F60008">
        <w:rPr>
          <w:rFonts w:ascii="Calibri" w:hAnsi="Calibri" w:cs="Calibri"/>
          <w:i/>
          <w:sz w:val="20"/>
          <w:szCs w:val="20"/>
          <w:lang w:val="en-US"/>
        </w:rPr>
        <w:t xml:space="preserve">For further regulations on grading, see TER of </w:t>
      </w:r>
      <w:r w:rsidR="00067D23">
        <w:rPr>
          <w:rFonts w:ascii="Calibri" w:hAnsi="Calibri" w:cs="Calibri"/>
          <w:i/>
          <w:sz w:val="20"/>
          <w:szCs w:val="20"/>
          <w:lang w:val="en-US"/>
        </w:rPr>
        <w:t>B AAI&amp;DM</w:t>
      </w:r>
      <w:r w:rsidRPr="00F60008">
        <w:rPr>
          <w:rFonts w:ascii="Calibri" w:hAnsi="Calibri" w:cs="Calibri"/>
          <w:i/>
          <w:sz w:val="20"/>
          <w:szCs w:val="20"/>
          <w:lang w:val="en-US"/>
        </w:rPr>
        <w:t>.</w:t>
      </w:r>
    </w:p>
    <w:p w:rsidRPr="00F60008" w:rsidR="00D8262A" w:rsidP="00D8262A" w:rsidRDefault="00D8262A" w14:paraId="12A041C0" w14:textId="77777777">
      <w:pPr>
        <w:spacing w:line="276" w:lineRule="auto"/>
        <w:rPr>
          <w:rFonts w:ascii="Calibri" w:hAnsi="Calibri"/>
          <w:b/>
          <w:sz w:val="22"/>
          <w:lang w:val="en-US"/>
        </w:rPr>
      </w:pPr>
    </w:p>
    <w:p w:rsidRPr="00F60008" w:rsidR="00D8262A" w:rsidP="00D8262A" w:rsidRDefault="00D8262A" w14:paraId="343B1DAE" w14:textId="77777777">
      <w:pPr>
        <w:keepNext/>
        <w:keepLines/>
        <w:numPr>
          <w:ilvl w:val="1"/>
          <w:numId w:val="12"/>
        </w:numPr>
        <w:spacing w:before="40"/>
        <w:outlineLvl w:val="1"/>
        <w:rPr>
          <w:rFonts w:asciiTheme="majorHAnsi" w:hAnsiTheme="majorHAnsi" w:eastAsiaTheme="majorEastAsia" w:cstheme="majorBidi"/>
          <w:b/>
          <w:color w:val="3CB4E5" w:themeColor="accent1"/>
          <w:sz w:val="20"/>
          <w:szCs w:val="26"/>
        </w:rPr>
      </w:pPr>
      <w:bookmarkStart w:name="_Toc40102031" w:id="21"/>
      <w:r w:rsidRPr="00F60008">
        <w:rPr>
          <w:rFonts w:asciiTheme="majorHAnsi" w:hAnsiTheme="majorHAnsi" w:eastAsiaTheme="majorEastAsia" w:cstheme="majorBidi"/>
          <w:b/>
          <w:color w:val="3CB4E5" w:themeColor="accent1"/>
          <w:sz w:val="20"/>
          <w:szCs w:val="26"/>
        </w:rPr>
        <w:t>Resit</w:t>
      </w:r>
      <w:bookmarkEnd w:id="21"/>
    </w:p>
    <w:p w:rsidRPr="00F60008" w:rsidR="00D8262A" w:rsidP="00D8262A" w:rsidRDefault="00D8262A" w14:paraId="5AEE71B4" w14:textId="77777777">
      <w:pPr>
        <w:spacing w:line="276" w:lineRule="auto"/>
        <w:rPr>
          <w:rFonts w:cstheme="minorHAnsi"/>
          <w:szCs w:val="20"/>
          <w:lang w:val="en-US"/>
        </w:rPr>
      </w:pPr>
      <w:r w:rsidRPr="00F60008">
        <w:rPr>
          <w:rFonts w:cstheme="minorHAnsi"/>
          <w:szCs w:val="20"/>
          <w:lang w:val="en-US"/>
        </w:rPr>
        <w:t xml:space="preserve">Each student receives two exam opportunities per year. The first opportunity is during or at the end of the module (for assignments). The second opportunity follows later. As a rule, the </w:t>
      </w:r>
      <w:proofErr w:type="spellStart"/>
      <w:r w:rsidRPr="00F60008">
        <w:rPr>
          <w:rFonts w:cstheme="minorHAnsi"/>
          <w:szCs w:val="20"/>
          <w:lang w:val="en-US"/>
        </w:rPr>
        <w:t>resits</w:t>
      </w:r>
      <w:proofErr w:type="spellEnd"/>
      <w:r w:rsidRPr="00F60008">
        <w:rPr>
          <w:rFonts w:cstheme="minorHAnsi"/>
          <w:szCs w:val="20"/>
          <w:lang w:val="en-US"/>
        </w:rPr>
        <w:t xml:space="preserve"> for assignments (both group and individual) also take place in the exam period in which the </w:t>
      </w:r>
      <w:proofErr w:type="spellStart"/>
      <w:r w:rsidRPr="00F60008">
        <w:rPr>
          <w:rFonts w:cstheme="minorHAnsi"/>
          <w:szCs w:val="20"/>
          <w:lang w:val="en-US"/>
        </w:rPr>
        <w:t>resit</w:t>
      </w:r>
      <w:proofErr w:type="spellEnd"/>
      <w:r w:rsidRPr="00F60008">
        <w:rPr>
          <w:rFonts w:cstheme="minorHAnsi"/>
          <w:szCs w:val="20"/>
          <w:lang w:val="en-US"/>
        </w:rPr>
        <w:t xml:space="preserve"> of the exam will take place. </w:t>
      </w:r>
    </w:p>
    <w:p w:rsidRPr="00F60008" w:rsidR="00D8262A" w:rsidP="00D8262A" w:rsidRDefault="00D8262A" w14:paraId="20F5D86D" w14:textId="77777777">
      <w:pPr>
        <w:spacing w:line="276" w:lineRule="auto"/>
        <w:rPr>
          <w:rFonts w:cstheme="minorHAnsi"/>
          <w:szCs w:val="20"/>
          <w:lang w:val="en-US"/>
        </w:rPr>
      </w:pPr>
    </w:p>
    <w:p w:rsidRPr="00F60008" w:rsidR="00D8262A" w:rsidP="00D8262A" w:rsidRDefault="00D8262A" w14:paraId="127C8619" w14:textId="77777777">
      <w:pPr>
        <w:spacing w:line="276" w:lineRule="auto"/>
        <w:rPr>
          <w:rFonts w:cstheme="minorHAnsi"/>
          <w:szCs w:val="20"/>
          <w:lang w:val="en-US"/>
        </w:rPr>
      </w:pPr>
      <w:r w:rsidRPr="00F60008">
        <w:rPr>
          <w:rFonts w:cstheme="minorHAnsi"/>
          <w:szCs w:val="20"/>
          <w:lang w:val="en-US"/>
        </w:rPr>
        <w:t xml:space="preserve">You need to register in Osiris to be able to take part in </w:t>
      </w:r>
      <w:proofErr w:type="spellStart"/>
      <w:r w:rsidRPr="00F60008">
        <w:rPr>
          <w:rFonts w:cstheme="minorHAnsi"/>
          <w:szCs w:val="20"/>
          <w:lang w:val="en-US"/>
        </w:rPr>
        <w:t>resits</w:t>
      </w:r>
      <w:proofErr w:type="spellEnd"/>
      <w:r w:rsidRPr="00F60008">
        <w:rPr>
          <w:rFonts w:cstheme="minorHAnsi"/>
          <w:szCs w:val="20"/>
          <w:lang w:val="en-US"/>
        </w:rPr>
        <w:t xml:space="preserve"> (whether exams, assignments, or reports). </w:t>
      </w:r>
    </w:p>
    <w:p w:rsidRPr="00F60008" w:rsidR="00D8262A" w:rsidP="00D8262A" w:rsidRDefault="00D8262A" w14:paraId="4E311EE9" w14:textId="77777777">
      <w:pPr>
        <w:spacing w:line="276" w:lineRule="auto"/>
        <w:rPr>
          <w:rFonts w:cstheme="minorHAnsi"/>
          <w:b/>
          <w:szCs w:val="20"/>
          <w:lang w:val="en-US"/>
        </w:rPr>
      </w:pPr>
    </w:p>
    <w:p w:rsidRPr="00F60008" w:rsidR="00D8262A" w:rsidP="00D8262A" w:rsidRDefault="00D8262A" w14:paraId="0C285D87" w14:textId="77777777">
      <w:pPr>
        <w:spacing w:line="276" w:lineRule="auto"/>
        <w:rPr>
          <w:rFonts w:ascii="Calibri" w:hAnsi="Calibri" w:cs="Calibri"/>
          <w:b/>
          <w:sz w:val="20"/>
          <w:szCs w:val="20"/>
          <w:lang w:val="en-US"/>
        </w:rPr>
      </w:pPr>
    </w:p>
    <w:p w:rsidRPr="00F60008" w:rsidR="00D8262A" w:rsidP="00D8262A" w:rsidRDefault="00D8262A" w14:paraId="0398C2B0" w14:textId="77777777">
      <w:pPr>
        <w:spacing w:line="276" w:lineRule="auto"/>
        <w:rPr>
          <w:rFonts w:ascii="Calibri" w:hAnsi="Calibri" w:cs="Calibri"/>
          <w:b/>
          <w:sz w:val="20"/>
          <w:szCs w:val="20"/>
          <w:lang w:val="en-US"/>
        </w:rPr>
      </w:pPr>
    </w:p>
    <w:p w:rsidRPr="00F60008" w:rsidR="00D8262A" w:rsidP="00D8262A" w:rsidRDefault="00D8262A" w14:paraId="167187B9" w14:textId="77777777">
      <w:pPr>
        <w:spacing w:line="276" w:lineRule="auto"/>
        <w:rPr>
          <w:rFonts w:ascii="Calibri" w:hAnsi="Calibri" w:cs="Calibri"/>
          <w:b/>
          <w:sz w:val="20"/>
          <w:szCs w:val="20"/>
          <w:lang w:val="en-US"/>
        </w:rPr>
      </w:pPr>
    </w:p>
    <w:p w:rsidRPr="00865FB6" w:rsidR="00D8262A" w:rsidP="00865FB6" w:rsidRDefault="00D8262A" w14:paraId="205CCB4D" w14:textId="44D1C51D">
      <w:pPr>
        <w:spacing w:after="200" w:line="276" w:lineRule="auto"/>
        <w:rPr>
          <w:rFonts w:asciiTheme="majorHAnsi" w:hAnsiTheme="majorHAnsi" w:eastAsiaTheme="majorEastAsia" w:cstheme="majorBidi"/>
          <w:color w:val="ED7623" w:themeColor="text2"/>
          <w:sz w:val="38"/>
          <w:szCs w:val="32"/>
          <w:lang w:val="en-US"/>
        </w:rPr>
      </w:pPr>
      <w:r w:rsidRPr="00F60008">
        <w:rPr>
          <w:lang w:val="en-US"/>
        </w:rPr>
        <w:br w:type="page"/>
      </w:r>
    </w:p>
    <w:p w:rsidR="006A1B48" w:rsidRDefault="006A1B48" w14:paraId="7BFDA7BD" w14:textId="77777777">
      <w:pPr>
        <w:sectPr w:rsidR="006A1B48" w:rsidSect="009B504D">
          <w:headerReference w:type="first" r:id="rId16"/>
          <w:footerReference w:type="first" r:id="rId17"/>
          <w:pgSz w:w="11906" w:h="16838" w:orient="portrait" w:code="9"/>
          <w:pgMar w:top="1134" w:right="1134" w:bottom="1985" w:left="1418" w:header="709" w:footer="454" w:gutter="0"/>
          <w:pgNumType w:start="1"/>
          <w:cols w:space="708"/>
          <w:docGrid w:linePitch="360"/>
        </w:sectPr>
      </w:pPr>
    </w:p>
    <w:p w:rsidR="0051636C" w:rsidRDefault="0051636C" w14:paraId="4D18F505" w14:textId="77777777"/>
    <w:sectPr w:rsidR="0051636C" w:rsidSect="00172B85">
      <w:headerReference w:type="default" r:id="rId18"/>
      <w:footerReference w:type="default" r:id="rId19"/>
      <w:pgSz w:w="11906" w:h="16838" w:orient="portrait" w:code="9"/>
      <w:pgMar w:top="1134" w:right="1134" w:bottom="1985" w:left="1418" w:header="709" w:footer="454" w:gutter="0"/>
      <w:pgNumType w:start="1"/>
      <w:cols w:space="708"/>
      <w:docGrid w:linePitch="360"/>
    </w:sectPr>
  </w:body>
</w:document>
</file>

<file path=word/comments.xml><?xml version="1.0" encoding="utf-8"?>
<w:comments xmlns:w14="http://schemas.microsoft.com/office/word/2010/wordml" xmlns:w="http://schemas.openxmlformats.org/wordprocessingml/2006/main">
  <w:comment w:initials="HB" w:author="Heijligers, Bram" w:date="2021-04-14T09:13:58" w:id="1195109045">
    <w:p w:rsidR="31E4E1C7" w:rsidRDefault="31E4E1C7" w14:paraId="3BEB5F82" w14:textId="344279DC">
      <w:pPr>
        <w:pStyle w:val="CommentText"/>
      </w:pPr>
      <w:r w:rsidR="31E4E1C7">
        <w:rPr/>
        <w:t>Maybe emphasize descriptive stats techniques?</w:t>
      </w:r>
      <w:r>
        <w:rPr>
          <w:rStyle w:val="CommentReference"/>
        </w:rPr>
        <w:annotationRef/>
      </w:r>
      <w:r>
        <w:rPr>
          <w:rStyle w:val="CommentReference"/>
        </w:rPr>
        <w:annotationRef/>
      </w:r>
      <w:r>
        <w:rPr>
          <w:rStyle w:val="CommentReference"/>
        </w:rPr>
        <w:annotationRef/>
      </w:r>
    </w:p>
  </w:comment>
  <w:comment w:initials="HB" w:author="Heijligers, Bram" w:date="2021-04-14T09:31:49" w:id="895060567">
    <w:p w:rsidR="31E4E1C7" w:rsidRDefault="31E4E1C7" w14:paraId="30387CAC" w14:textId="1472FDEA">
      <w:pPr>
        <w:pStyle w:val="CommentText"/>
      </w:pPr>
      <w:r w:rsidR="31E4E1C7">
        <w:rPr/>
        <w:t>Poster?</w:t>
      </w:r>
      <w:r>
        <w:rPr>
          <w:rStyle w:val="CommentReference"/>
        </w:rPr>
        <w:annotationRef/>
      </w:r>
      <w:r>
        <w:rPr>
          <w:rStyle w:val="CommentReference"/>
        </w:rPr>
        <w:annotationRef/>
      </w:r>
    </w:p>
  </w:comment>
  <w:comment w:initials="HB" w:author="Heijligers, Bram" w:date="2021-04-14T09:34:36" w:id="271499043">
    <w:p w:rsidR="31E4E1C7" w:rsidRDefault="31E4E1C7" w14:paraId="03C554DE" w14:textId="558AAA56">
      <w:pPr>
        <w:pStyle w:val="CommentText"/>
      </w:pPr>
      <w:r w:rsidR="31E4E1C7">
        <w:rPr/>
        <w:t>Frank seemed very enthousiastic about this, I also like educational videos better then textbooks but it sounds/feels less valid and substantial so maybe we can discuss this</w:t>
      </w:r>
      <w:r>
        <w:rPr>
          <w:rStyle w:val="CommentReference"/>
        </w:rPr>
        <w:annotationRef/>
      </w:r>
      <w:r>
        <w:rPr>
          <w:rStyle w:val="CommentReference"/>
        </w:rPr>
        <w:annotationRef/>
      </w:r>
      <w:r>
        <w:rPr>
          <w:rStyle w:val="CommentReference"/>
        </w:rPr>
        <w:annotationRef/>
      </w:r>
    </w:p>
  </w:comment>
  <w:comment w:initials="BN" w:author="Bhushan, Nitin" w:date="2021-04-14T10:07:27" w:id="2026397919">
    <w:p w:rsidR="25C6A51E" w:rsidRDefault="25C6A51E" w14:paraId="7F849B55" w14:textId="12198F81">
      <w:pPr>
        <w:pStyle w:val="CommentText"/>
      </w:pPr>
      <w:r w:rsidR="25C6A51E">
        <w:rPr/>
        <w:t xml:space="preserve">Agree! </w:t>
      </w:r>
      <w:r>
        <w:rPr>
          <w:rStyle w:val="CommentReference"/>
        </w:rPr>
        <w:annotationRef/>
      </w:r>
    </w:p>
  </w:comment>
  <w:comment w:initials="BN" w:author="Bhushan, Nitin" w:date="2021-04-14T10:07:31" w:id="1895444759">
    <w:p w:rsidR="25C6A51E" w:rsidRDefault="25C6A51E" w14:paraId="138540B9" w14:textId="46F320D5">
      <w:pPr>
        <w:pStyle w:val="CommentText"/>
      </w:pPr>
      <w:r w:rsidR="25C6A51E">
        <w:rPr/>
        <w:t>done</w:t>
      </w:r>
      <w:r>
        <w:rPr>
          <w:rStyle w:val="CommentReference"/>
        </w:rPr>
        <w:annotationRef/>
      </w:r>
    </w:p>
  </w:comment>
  <w:comment w:initials="BN" w:author="Bhushan, Nitin" w:date="2021-04-14T10:07:53" w:id="290390000">
    <w:p w:rsidR="25C6A51E" w:rsidRDefault="25C6A51E" w14:paraId="41CC19B6" w14:textId="4DFC1F03">
      <w:pPr>
        <w:pStyle w:val="CommentText"/>
      </w:pPr>
      <w:r w:rsidR="25C6A51E">
        <w:rPr/>
        <w:t>Let's discuss today</w:t>
      </w:r>
      <w:r>
        <w:rPr>
          <w:rStyle w:val="CommentReference"/>
        </w:rPr>
        <w:annotationRef/>
      </w:r>
    </w:p>
  </w:comment>
  <w:comment w:initials="BN" w:author="Bhushan, Nitin" w:date="2021-04-14T10:25:23" w:id="24870184">
    <w:p w:rsidR="25C6A51E" w:rsidRDefault="25C6A51E" w14:paraId="0A265D8B" w14:textId="74A4D161">
      <w:pPr>
        <w:pStyle w:val="CommentText"/>
      </w:pPr>
      <w:r w:rsidR="25C6A51E">
        <w:rPr/>
        <w:t>Check with Frank</w:t>
      </w:r>
      <w:r>
        <w:rPr>
          <w:rStyle w:val="CommentReference"/>
        </w:rPr>
        <w:annotationRef/>
      </w:r>
    </w:p>
  </w:comment>
  <w:comment w:initials="HB" w:author="Heijligers, Bram" w:date="2021-04-15T09:57:05" w:id="798847722">
    <w:p w:rsidR="22FA9F3A" w:rsidRDefault="22FA9F3A" w14:paraId="6C87D3D1" w14:textId="6F637050">
      <w:pPr>
        <w:pStyle w:val="CommentText"/>
      </w:pPr>
      <w:r w:rsidR="22FA9F3A">
        <w:rPr/>
        <w:t>idd, it originally said 4 in the module</w:t>
      </w:r>
      <w:r>
        <w:rPr>
          <w:rStyle w:val="CommentReference"/>
        </w:rPr>
        <w:annotationRef/>
      </w:r>
    </w:p>
  </w:comment>
  <w:comment w:initials="HB" w:author="Heijligers, Bram" w:date="2021-04-21T18:55:04" w:id="403193362">
    <w:p w:rsidR="20B3E8BC" w:rsidRDefault="20B3E8BC" w14:paraId="5B7BD374" w14:textId="1D466F7E">
      <w:pPr>
        <w:pStyle w:val="CommentText"/>
      </w:pPr>
      <w:r w:rsidR="20B3E8BC">
        <w:rPr/>
        <w:t>Option to drop if the course feels too dense/complex once assembled: more time in 'class' to work on poster</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3BEB5F82"/>
  <w15:commentEx w15:done="0" w15:paraId="30387CAC"/>
  <w15:commentEx w15:done="1" w15:paraId="03C554DE"/>
  <w15:commentEx w15:done="1" w15:paraId="7F849B55" w15:paraIdParent="03C554DE"/>
  <w15:commentEx w15:done="1" w15:paraId="138540B9" w15:paraIdParent="3BEB5F82"/>
  <w15:commentEx w15:done="0" w15:paraId="41CC19B6" w15:paraIdParent="30387CAC"/>
  <w15:commentEx w15:done="0" w15:paraId="0A265D8B"/>
  <w15:commentEx w15:done="0" w15:paraId="6C87D3D1" w15:paraIdParent="0A265D8B"/>
  <w15:commentEx w15:done="0" w15:paraId="5B7BD37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DF53A7D" w16cex:dateUtc="2021-04-14T07:13:58.773Z"/>
  <w16cex:commentExtensible w16cex:durableId="50AB22A0" w16cex:dateUtc="2021-04-14T07:31:49.16Z"/>
  <w16cex:commentExtensible w16cex:durableId="7D0CB149" w16cex:dateUtc="2021-04-14T07:34:36.122Z"/>
  <w16cex:commentExtensible w16cex:durableId="2DEF4779" w16cex:dateUtc="2021-04-14T08:07:27.106Z"/>
  <w16cex:commentExtensible w16cex:durableId="3F01A99B" w16cex:dateUtc="2021-04-14T08:07:31.713Z"/>
  <w16cex:commentExtensible w16cex:durableId="0DF8AAF9" w16cex:dateUtc="2021-04-14T08:07:53Z"/>
  <w16cex:commentExtensible w16cex:durableId="4E628393" w16cex:dateUtc="2021-04-14T08:25:23.596Z"/>
  <w16cex:commentExtensible w16cex:durableId="2BD4E404" w16cex:dateUtc="2021-04-15T07:57:05.398Z"/>
  <w16cex:commentExtensible w16cex:durableId="79316074" w16cex:dateUtc="2021-04-21T16:55:04.314Z"/>
</w16cex:commentsExtensible>
</file>

<file path=word/commentsIds.xml><?xml version="1.0" encoding="utf-8"?>
<w16cid:commentsIds xmlns:mc="http://schemas.openxmlformats.org/markup-compatibility/2006" xmlns:w16cid="http://schemas.microsoft.com/office/word/2016/wordml/cid" mc:Ignorable="w16cid">
  <w16cid:commentId w16cid:paraId="3BEB5F82" w16cid:durableId="3DF53A7D"/>
  <w16cid:commentId w16cid:paraId="30387CAC" w16cid:durableId="50AB22A0"/>
  <w16cid:commentId w16cid:paraId="03C554DE" w16cid:durableId="7D0CB149"/>
  <w16cid:commentId w16cid:paraId="7F849B55" w16cid:durableId="2DEF4779"/>
  <w16cid:commentId w16cid:paraId="138540B9" w16cid:durableId="3F01A99B"/>
  <w16cid:commentId w16cid:paraId="41CC19B6" w16cid:durableId="0DF8AAF9"/>
  <w16cid:commentId w16cid:paraId="0A265D8B" w16cid:durableId="4E628393"/>
  <w16cid:commentId w16cid:paraId="6C87D3D1" w16cid:durableId="2BD4E404"/>
  <w16cid:commentId w16cid:paraId="5B7BD374" w16cid:durableId="793160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0C2" w:rsidP="00351AD5" w:rsidRDefault="00D070C2" w14:paraId="1886CBB3" w14:textId="77777777">
      <w:pPr>
        <w:spacing w:line="240" w:lineRule="auto"/>
      </w:pPr>
      <w:r>
        <w:separator/>
      </w:r>
    </w:p>
  </w:endnote>
  <w:endnote w:type="continuationSeparator" w:id="0">
    <w:p w:rsidR="00D070C2" w:rsidP="00351AD5" w:rsidRDefault="00D070C2" w14:paraId="10ACBC3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 Sans">
    <w:altName w:val="Calibri"/>
    <w:panose1 w:val="020B0604020202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Open Sans Semibold">
    <w:altName w:val="Calibri"/>
    <w:panose1 w:val="020B0604020202020204"/>
    <w:charset w:val="00"/>
    <w:family w:val="swiss"/>
    <w:pitch w:val="variable"/>
    <w:sig w:usb0="E00002EF" w:usb1="4000205B" w:usb2="00000028" w:usb3="00000000" w:csb0="0000019F" w:csb1="00000000"/>
  </w:font>
  <w:font w:name="MinionPro-Regular">
    <w:panose1 w:val="020B0604020202020204"/>
    <w:charset w:val="4D"/>
    <w:family w:val="auto"/>
    <w:notTrueType/>
    <w:pitch w:val="default"/>
    <w:sig w:usb0="00000003" w:usb1="00000000" w:usb2="00000000" w:usb3="00000000" w:csb0="00000001"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sdt>
    <w:sdtPr>
      <w:id w:val="-738247191"/>
      <w:docPartObj>
        <w:docPartGallery w:val="Page Numbers (Bottom of Page)"/>
        <w:docPartUnique/>
      </w:docPartObj>
    </w:sdtPr>
    <w:sdtEndPr>
      <w:rPr>
        <w:color w:val="FFFFFF" w:themeColor="background1"/>
      </w:rPr>
    </w:sdtEndPr>
    <w:sdtContent>
      <w:p w:rsidR="00587E15" w:rsidP="0055091D" w:rsidRDefault="00587E15" w14:paraId="508D6863" w14:textId="19372C70">
        <w:pPr>
          <w:pStyle w:val="Footer"/>
          <w:tabs>
            <w:tab w:val="clear" w:pos="4536"/>
            <w:tab w:val="clear" w:pos="9072"/>
            <w:tab w:val="left" w:pos="1313"/>
          </w:tabs>
        </w:pPr>
        <w:r>
          <w:rPr>
            <w:noProof/>
            <w:lang w:val="nl-NL" w:eastAsia="nl-NL"/>
          </w:rPr>
          <w:drawing>
            <wp:anchor distT="0" distB="0" distL="114300" distR="114300" simplePos="0" relativeHeight="251664384" behindDoc="1" locked="0" layoutInCell="1" allowOverlap="1" wp14:anchorId="717F64AC" wp14:editId="3F460410">
              <wp:simplePos x="0" y="0"/>
              <wp:positionH relativeFrom="page">
                <wp:align>right</wp:align>
              </wp:positionH>
              <wp:positionV relativeFrom="page">
                <wp:align>bottom</wp:align>
              </wp:positionV>
              <wp:extent cx="1681200" cy="590400"/>
              <wp:effectExtent l="0" t="0" r="0" b="0"/>
              <wp:wrapNone/>
              <wp:docPr id="7"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 volgpagina.png"/>
                      <pic:cNvPicPr/>
                    </pic:nvPicPr>
                    <pic:blipFill>
                      <a:blip r:embed="rId1">
                        <a:extLst>
                          <a:ext uri="{28A0092B-C50C-407E-A947-70E740481C1C}">
                            <a14:useLocalDpi xmlns:a14="http://schemas.microsoft.com/office/drawing/2010/main" val="0"/>
                          </a:ext>
                        </a:extLst>
                      </a:blip>
                      <a:stretch>
                        <a:fillRect/>
                      </a:stretch>
                    </pic:blipFill>
                    <pic:spPr>
                      <a:xfrm>
                        <a:off x="0" y="0"/>
                        <a:ext cx="1681200" cy="590400"/>
                      </a:xfrm>
                      <a:prstGeom prst="rect">
                        <a:avLst/>
                      </a:prstGeom>
                    </pic:spPr>
                  </pic:pic>
                </a:graphicData>
              </a:graphic>
              <wp14:sizeRelH relativeFrom="page">
                <wp14:pctWidth>0</wp14:pctWidth>
              </wp14:sizeRelH>
              <wp14:sizeRelV relativeFrom="page">
                <wp14:pctHeight>0</wp14:pctHeight>
              </wp14:sizeRelV>
            </wp:anchor>
          </w:drawing>
        </w:r>
        <w:r>
          <w:tab/>
        </w:r>
      </w:p>
      <w:p w:rsidR="00587E15" w:rsidRDefault="00587E15" w14:paraId="5BEA90D4" w14:textId="77777777">
        <w:pPr>
          <w:pStyle w:val="Footer"/>
        </w:pPr>
        <w:r>
          <w:rPr>
            <w:noProof/>
            <w:lang w:val="nl-NL" w:eastAsia="nl-NL"/>
          </w:rPr>
          <mc:AlternateContent>
            <mc:Choice Requires="wps">
              <w:drawing>
                <wp:anchor distT="0" distB="0" distL="114300" distR="114300" simplePos="0" relativeHeight="251656190" behindDoc="1" locked="0" layoutInCell="1" allowOverlap="1" wp14:anchorId="7C16A1AA" wp14:editId="0B44FE62">
                  <wp:simplePos x="0" y="0"/>
                  <wp:positionH relativeFrom="page">
                    <wp:align>center</wp:align>
                  </wp:positionH>
                  <wp:positionV relativeFrom="page">
                    <wp:align>bottom</wp:align>
                  </wp:positionV>
                  <wp:extent cx="10692000" cy="684000"/>
                  <wp:effectExtent l="0" t="0" r="0" b="1905"/>
                  <wp:wrapNone/>
                  <wp:docPr id="1" name="Rechthoek 1"/>
                  <wp:cNvGraphicFramePr/>
                  <a:graphic xmlns:a="http://schemas.openxmlformats.org/drawingml/2006/main">
                    <a:graphicData uri="http://schemas.microsoft.com/office/word/2010/wordprocessingShape">
                      <wps:wsp>
                        <wps:cNvSpPr/>
                        <wps:spPr>
                          <a:xfrm>
                            <a:off x="0" y="0"/>
                            <a:ext cx="10692000" cy="684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id="Rechthoek 1" style="position:absolute;margin-left:0;margin-top:0;width:841.9pt;height:53.85pt;z-index:-251660290;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spid="_x0000_s1026" fillcolor="#ed7623 [3215]" stroked="f" strokeweight="1pt" w14:anchorId="4AED9A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">
                  <w10:wrap anchorx="page" anchory="page"/>
                </v:rect>
              </w:pict>
            </mc:Fallback>
          </mc:AlternateContent>
        </w:r>
      </w:p>
      <w:p w:rsidRPr="000668DE" w:rsidR="00587E15" w:rsidRDefault="00587E15" w14:paraId="50C30050" w14:textId="77777777">
        <w:pPr>
          <w:pStyle w:val="Footer"/>
          <w:rPr>
            <w:color w:val="FFFFFF" w:themeColor="background1"/>
          </w:rPr>
        </w:pPr>
        <w:r w:rsidRPr="000668DE">
          <w:rPr>
            <w:rStyle w:val="FootnoteTextChar"/>
            <w:color w:val="FFFFFF" w:themeColor="background1"/>
          </w:rPr>
          <w:fldChar w:fldCharType="begin"/>
        </w:r>
        <w:r w:rsidRPr="000668DE">
          <w:rPr>
            <w:rStyle w:val="FootnoteTextChar"/>
            <w:color w:val="FFFFFF" w:themeColor="background1"/>
          </w:rPr>
          <w:instrText>PAGE   \* MERGEFORMAT</w:instrText>
        </w:r>
        <w:r w:rsidRPr="000668DE">
          <w:rPr>
            <w:rStyle w:val="FootnoteTextChar"/>
            <w:color w:val="FFFFFF" w:themeColor="background1"/>
          </w:rPr>
          <w:fldChar w:fldCharType="separate"/>
        </w:r>
        <w:r w:rsidRPr="000668DE">
          <w:rPr>
            <w:rStyle w:val="FootnoteTextChar"/>
            <w:noProof/>
            <w:color w:val="FFFFFF" w:themeColor="background1"/>
            <w:lang w:val="nl-NL"/>
          </w:rPr>
          <w:t>4</w:t>
        </w:r>
        <w:r w:rsidRPr="000668DE">
          <w:rPr>
            <w:rStyle w:val="FootnoteTextChar"/>
            <w:color w:val="FFFFFF" w:themeColor="background1"/>
          </w:rPr>
          <w:fldChar w:fldCharType="end"/>
        </w:r>
        <w:r w:rsidRPr="000668DE">
          <w:rPr>
            <w:noProof/>
            <w:color w:val="FFFFFF" w:themeColor="background1"/>
            <w:lang w:val="nl-NL" w:eastAsia="nl-NL"/>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587E15" w:rsidRDefault="00587E15" w14:paraId="56D77177" w14:textId="77777777">
    <w:pPr>
      <w:pStyle w:val="Footer"/>
    </w:pPr>
    <w:r>
      <w:rPr>
        <w:noProof/>
        <w:lang w:val="nl-NL" w:eastAsia="nl-NL"/>
      </w:rPr>
      <w:drawing>
        <wp:anchor distT="0" distB="0" distL="114300" distR="114300" simplePos="0" relativeHeight="251658240" behindDoc="1" locked="0" layoutInCell="1" allowOverlap="1" wp14:anchorId="2C1FA101" wp14:editId="54707BC7">
          <wp:simplePos x="0" y="0"/>
          <wp:positionH relativeFrom="page">
            <wp:align>left</wp:align>
          </wp:positionH>
          <wp:positionV relativeFrom="page">
            <wp:align>bottom</wp:align>
          </wp:positionV>
          <wp:extent cx="7560000" cy="1870955"/>
          <wp:effectExtent l="0" t="0" r="3175" b="0"/>
          <wp:wrapNone/>
          <wp:docPr id="10"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 Voorzijde.png"/>
                  <pic:cNvPicPr/>
                </pic:nvPicPr>
                <pic:blipFill>
                  <a:blip r:embed="rId1">
                    <a:extLst>
                      <a:ext uri="{28A0092B-C50C-407E-A947-70E740481C1C}">
                        <a14:useLocalDpi xmlns:a14="http://schemas.microsoft.com/office/drawing/2010/main" val="0"/>
                      </a:ext>
                    </a:extLst>
                  </a:blip>
                  <a:stretch>
                    <a:fillRect/>
                  </a:stretch>
                </pic:blipFill>
                <pic:spPr>
                  <a:xfrm>
                    <a:off x="0" y="0"/>
                    <a:ext cx="7560000" cy="187095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587E15" w:rsidRDefault="00587E15" w14:paraId="6DDBEB0C" w14:textId="77777777">
    <w:pPr>
      <w:pStyle w:val="Footer"/>
    </w:pPr>
    <w:r>
      <w:rPr>
        <w:noProof/>
        <w:lang w:val="nl-NL" w:eastAsia="nl-NL"/>
      </w:rPr>
      <w:drawing>
        <wp:anchor distT="0" distB="0" distL="114300" distR="114300" simplePos="0" relativeHeight="251662336" behindDoc="1" locked="0" layoutInCell="1" allowOverlap="1" wp14:anchorId="6FC2CA93" wp14:editId="1EE249D6">
          <wp:simplePos x="0" y="0"/>
          <wp:positionH relativeFrom="page">
            <wp:posOffset>0</wp:posOffset>
          </wp:positionH>
          <wp:positionV relativeFrom="page">
            <wp:posOffset>8812733</wp:posOffset>
          </wp:positionV>
          <wp:extent cx="7560000" cy="1872000"/>
          <wp:effectExtent l="0" t="0" r="3175"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 Voorzij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72000"/>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587E15" w:rsidP="006A1B48" w:rsidRDefault="00587E15" w14:paraId="7605CB64" w14:textId="77777777">
    <w:pPr>
      <w:pStyle w:val="Footer"/>
      <w:tabs>
        <w:tab w:val="clear" w:pos="4536"/>
        <w:tab w:val="clear" w:pos="9072"/>
        <w:tab w:val="right" w:pos="7937"/>
      </w:tabs>
    </w:pPr>
    <w:r>
      <w:rPr>
        <w:noProof/>
        <w:lang w:val="nl-NL" w:eastAsia="nl-NL"/>
      </w:rPr>
      <w:drawing>
        <wp:anchor distT="0" distB="0" distL="114300" distR="114300" simplePos="0" relativeHeight="251665408" behindDoc="1" locked="1" layoutInCell="1" allowOverlap="1" wp14:anchorId="7A219489" wp14:editId="754C49CC">
          <wp:simplePos x="0" y="0"/>
          <wp:positionH relativeFrom="page">
            <wp:align>left</wp:align>
          </wp:positionH>
          <wp:positionV relativeFrom="page">
            <wp:align>bottom</wp:align>
          </wp:positionV>
          <wp:extent cx="6494400" cy="4464000"/>
          <wp:effectExtent l="0" t="0" r="1905"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esblok achterzijde.png"/>
                  <pic:cNvPicPr/>
                </pic:nvPicPr>
                <pic:blipFill>
                  <a:blip r:embed="rId1"/>
                  <a:stretch>
                    <a:fillRect/>
                  </a:stretch>
                </pic:blipFill>
                <pic:spPr>
                  <a:xfrm>
                    <a:off x="0" y="0"/>
                    <a:ext cx="6494400" cy="4464000"/>
                  </a:xfrm>
                  <a:prstGeom prst="rect">
                    <a:avLst/>
                  </a:prstGeom>
                </pic:spPr>
              </pic:pic>
            </a:graphicData>
          </a:graphic>
          <wp14:sizeRelH relativeFrom="margin">
            <wp14:pctWidth>0</wp14:pctWidth>
          </wp14:sizeRelH>
          <wp14:sizeRelV relativeFrom="margin">
            <wp14:pctHeight>0</wp14:pctHeight>
          </wp14:sizeRelV>
        </wp:anchor>
      </w:drawing>
    </w:r>
    <w:sdt>
      <w:sdtPr>
        <w:id w:val="-615908382"/>
        <w:docPartObj>
          <w:docPartGallery w:val="Page Numbers (Bottom of Page)"/>
          <w:docPartUnique/>
        </w:docPartObj>
        <w:placeholder>
          <w:docPart w:val="DefaultPlaceholder_1081868574"/>
        </w:placeholder>
      </w:sdtPr>
      <w:sdtEndP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0C2" w:rsidP="00351AD5" w:rsidRDefault="00D070C2" w14:paraId="17FF12F0" w14:textId="77777777">
      <w:pPr>
        <w:spacing w:line="240" w:lineRule="auto"/>
      </w:pPr>
      <w:r>
        <w:separator/>
      </w:r>
    </w:p>
  </w:footnote>
  <w:footnote w:type="continuationSeparator" w:id="0">
    <w:p w:rsidR="00D070C2" w:rsidP="00351AD5" w:rsidRDefault="00D070C2" w14:paraId="4DC40B3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587E15" w:rsidRDefault="00587E15" w14:paraId="03B5265A" w14:textId="77777777">
    <w:pPr>
      <w:pStyle w:val="Header"/>
    </w:pPr>
    <w:r>
      <w:rPr>
        <w:noProof/>
        <w:lang w:val="nl-NL" w:eastAsia="nl-NL"/>
      </w:rPr>
      <w:drawing>
        <wp:anchor distT="0" distB="0" distL="114300" distR="114300" simplePos="0" relativeHeight="251655165" behindDoc="1" locked="0" layoutInCell="1" allowOverlap="1" wp14:anchorId="70DFA062" wp14:editId="4E18C4F0">
          <wp:simplePos x="0" y="0"/>
          <wp:positionH relativeFrom="column">
            <wp:posOffset>-799051</wp:posOffset>
          </wp:positionH>
          <wp:positionV relativeFrom="paragraph">
            <wp:posOffset>-450215</wp:posOffset>
          </wp:positionV>
          <wp:extent cx="7458510" cy="8825023"/>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utterstock_345548609.jpg"/>
                  <pic:cNvPicPr/>
                </pic:nvPicPr>
                <pic:blipFill>
                  <a:blip r:embed="rId1"/>
                  <a:stretch>
                    <a:fillRect/>
                  </a:stretch>
                </pic:blipFill>
                <pic:spPr>
                  <a:xfrm>
                    <a:off x="0" y="0"/>
                    <a:ext cx="7458510" cy="8825023"/>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rPr>
      <w:drawing>
        <wp:anchor distT="0" distB="0" distL="114300" distR="114300" simplePos="0" relativeHeight="251659264" behindDoc="1" locked="1" layoutInCell="1" allowOverlap="1" wp14:anchorId="27481669" wp14:editId="13909137">
          <wp:simplePos x="0" y="0"/>
          <wp:positionH relativeFrom="page">
            <wp:posOffset>0</wp:posOffset>
          </wp:positionH>
          <wp:positionV relativeFrom="page">
            <wp:posOffset>0</wp:posOffset>
          </wp:positionV>
          <wp:extent cx="1634400" cy="10692000"/>
          <wp:effectExtent l="0" t="0" r="4445" b="0"/>
          <wp:wrapNone/>
          <wp:docPr id="9"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rm Voorzijde.png"/>
                  <pic:cNvPicPr/>
                </pic:nvPicPr>
                <pic:blipFill>
                  <a:blip r:embed="rId2">
                    <a:extLst>
                      <a:ext uri="{28A0092B-C50C-407E-A947-70E740481C1C}">
                        <a14:useLocalDpi xmlns:a14="http://schemas.microsoft.com/office/drawing/2010/main" val="0"/>
                      </a:ext>
                    </a:extLst>
                  </a:blip>
                  <a:stretch>
                    <a:fillRect/>
                  </a:stretch>
                </pic:blipFill>
                <pic:spPr>
                  <a:xfrm>
                    <a:off x="0" y="0"/>
                    <a:ext cx="1634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587E15" w:rsidRDefault="00587E15" w14:paraId="12982FA0" w14:textId="77777777">
    <w:pPr>
      <w:pStyle w:val="Header"/>
    </w:pPr>
    <w:r>
      <w:rPr>
        <w:noProof/>
        <w:lang w:val="nl-NL" w:eastAsia="nl-NL"/>
      </w:rPr>
      <w:drawing>
        <wp:anchor distT="0" distB="0" distL="114300" distR="114300" simplePos="0" relativeHeight="251661312" behindDoc="1" locked="0" layoutInCell="1" allowOverlap="1" wp14:anchorId="7A496804" wp14:editId="6D2862C7">
          <wp:simplePos x="0" y="0"/>
          <wp:positionH relativeFrom="page">
            <wp:posOffset>250595</wp:posOffset>
          </wp:positionH>
          <wp:positionV relativeFrom="paragraph">
            <wp:posOffset>-682746</wp:posOffset>
          </wp:positionV>
          <wp:extent cx="7384661" cy="9046582"/>
          <wp:effectExtent l="0" t="0" r="6985" b="254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isure  2014   07.jpg"/>
                  <pic:cNvPicPr/>
                </pic:nvPicPr>
                <pic:blipFill rotWithShape="1">
                  <a:blip r:embed="rId1" cstate="print">
                    <a:extLst>
                      <a:ext uri="{28A0092B-C50C-407E-A947-70E740481C1C}">
                        <a14:useLocalDpi xmlns:a14="http://schemas.microsoft.com/office/drawing/2010/main" val="0"/>
                      </a:ext>
                    </a:extLst>
                  </a:blip>
                  <a:srcRect l="29340" r="16234"/>
                  <a:stretch/>
                </pic:blipFill>
                <pic:spPr bwMode="auto">
                  <a:xfrm>
                    <a:off x="0" y="0"/>
                    <a:ext cx="7384661" cy="9046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3360" behindDoc="1" locked="0" layoutInCell="1" allowOverlap="1" wp14:anchorId="416259EA" wp14:editId="752035F4">
          <wp:simplePos x="0" y="0"/>
          <wp:positionH relativeFrom="page">
            <wp:posOffset>0</wp:posOffset>
          </wp:positionH>
          <wp:positionV relativeFrom="page">
            <wp:posOffset>0</wp:posOffset>
          </wp:positionV>
          <wp:extent cx="1634400" cy="10692000"/>
          <wp:effectExtent l="0" t="0" r="4445"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rm Voorzijd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34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587E15" w:rsidRDefault="00587E15" w14:paraId="1215262B" w14:textId="77777777">
    <w:pPr>
      <w:pStyle w:val="Header"/>
    </w:pPr>
    <w:r>
      <w:rPr>
        <w:noProof/>
        <w:lang w:val="nl-NL" w:eastAsia="nl-NL"/>
      </w:rPr>
      <w:drawing>
        <wp:anchor distT="0" distB="0" distL="114300" distR="114300" simplePos="0" relativeHeight="251667456" behindDoc="1" locked="1" layoutInCell="1" allowOverlap="1" wp14:anchorId="6A3767E3" wp14:editId="6A9964CD">
          <wp:simplePos x="0" y="0"/>
          <wp:positionH relativeFrom="page">
            <wp:align>left</wp:align>
          </wp:positionH>
          <wp:positionV relativeFrom="page">
            <wp:align>top</wp:align>
          </wp:positionV>
          <wp:extent cx="3031200" cy="10692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rm achterzijde.png"/>
                  <pic:cNvPicPr/>
                </pic:nvPicPr>
                <pic:blipFill>
                  <a:blip r:embed="rId1">
                    <a:extLst>
                      <a:ext uri="{28A0092B-C50C-407E-A947-70E740481C1C}">
                        <a14:useLocalDpi xmlns:a14="http://schemas.microsoft.com/office/drawing/2010/main" val="0"/>
                      </a:ext>
                    </a:extLst>
                  </a:blip>
                  <a:stretch>
                    <a:fillRect/>
                  </a:stretch>
                </pic:blipFill>
                <pic:spPr>
                  <a:xfrm>
                    <a:off x="0" y="0"/>
                    <a:ext cx="3031200" cy="106920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8480" behindDoc="1" locked="0" layoutInCell="1" allowOverlap="1" wp14:anchorId="19BCF78C" wp14:editId="01717EFE">
          <wp:simplePos x="0" y="0"/>
          <wp:positionH relativeFrom="page">
            <wp:posOffset>10274</wp:posOffset>
          </wp:positionH>
          <wp:positionV relativeFrom="page">
            <wp:posOffset>318</wp:posOffset>
          </wp:positionV>
          <wp:extent cx="1727835" cy="6903719"/>
          <wp:effectExtent l="0" t="0" r="5715"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en achterzijde.png"/>
                  <pic:cNvPicPr/>
                </pic:nvPicPr>
                <pic:blipFill>
                  <a:blip r:embed="rId2">
                    <a:extLst>
                      <a:ext uri="{28A0092B-C50C-407E-A947-70E740481C1C}">
                        <a14:useLocalDpi xmlns:a14="http://schemas.microsoft.com/office/drawing/2010/main" val="0"/>
                      </a:ext>
                    </a:extLst>
                  </a:blip>
                  <a:stretch>
                    <a:fillRect/>
                  </a:stretch>
                </pic:blipFill>
                <pic:spPr>
                  <a:xfrm>
                    <a:off x="0" y="0"/>
                    <a:ext cx="1727835" cy="69037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FFFFFF7C"/>
    <w:multiLevelType w:val="singleLevel"/>
    <w:tmpl w:val="72D844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C882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1854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FBCF0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7F0C610"/>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5A7A6666"/>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FD900954"/>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9B4AE716"/>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E7D8F9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16E2BA"/>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2300F0A"/>
    <w:multiLevelType w:val="hybridMultilevel"/>
    <w:tmpl w:val="C770943E"/>
    <w:lvl w:ilvl="0" w:tplc="CD88722E">
      <w:numFmt w:val="bullet"/>
      <w:lvlText w:val="-"/>
      <w:lvlJc w:val="left"/>
      <w:pPr>
        <w:ind w:left="720" w:hanging="360"/>
      </w:pPr>
      <w:rPr>
        <w:rFonts w:hint="default" w:ascii="Calibri" w:hAnsi="Calibri"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593157E"/>
    <w:multiLevelType w:val="multilevel"/>
    <w:tmpl w:val="648A8E22"/>
    <w:lvl w:ilvl="0">
      <w:numFmt w:val="bullet"/>
      <w:lvlText w:val="-"/>
      <w:lvlJc w:val="left"/>
      <w:pPr>
        <w:tabs>
          <w:tab w:val="num" w:pos="720"/>
        </w:tabs>
        <w:ind w:left="720" w:hanging="360"/>
      </w:pPr>
      <w:rPr>
        <w:rFonts w:hint="default" w:ascii="Calibri" w:hAnsi="Calibri" w:eastAsia="Times New Roman" w:cs="Calibri"/>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81A43DB"/>
    <w:multiLevelType w:val="hybridMultilevel"/>
    <w:tmpl w:val="BAC49176"/>
    <w:lvl w:ilvl="0" w:tplc="2000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3" w15:restartNumberingAfterBreak="0">
    <w:nsid w:val="20517F27"/>
    <w:multiLevelType w:val="hybridMultilevel"/>
    <w:tmpl w:val="BC14EF1E"/>
    <w:lvl w:ilvl="0" w:tplc="21AAEF84">
      <w:start w:val="1"/>
      <w:numFmt w:val="bullet"/>
      <w:lvlText w:val=""/>
      <w:lvlJc w:val="left"/>
      <w:pPr>
        <w:ind w:left="360" w:hanging="360"/>
      </w:pPr>
      <w:rPr>
        <w:rFonts w:hint="default" w:ascii="Wingdings" w:hAnsi="Wingdings"/>
        <w:color w:val="F47B29"/>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4" w15:restartNumberingAfterBreak="0">
    <w:nsid w:val="25BA7C97"/>
    <w:multiLevelType w:val="hybridMultilevel"/>
    <w:tmpl w:val="F7FAB828"/>
    <w:lvl w:ilvl="0" w:tplc="2000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5" w15:restartNumberingAfterBreak="0">
    <w:nsid w:val="2FA75EC0"/>
    <w:multiLevelType w:val="hybridMultilevel"/>
    <w:tmpl w:val="65222A5A"/>
    <w:lvl w:ilvl="0" w:tplc="2000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6" w15:restartNumberingAfterBreak="0">
    <w:nsid w:val="30945F23"/>
    <w:multiLevelType w:val="hybridMultilevel"/>
    <w:tmpl w:val="34D2C8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41B2905"/>
    <w:multiLevelType w:val="hybridMultilevel"/>
    <w:tmpl w:val="B4CC9FFE"/>
    <w:lvl w:ilvl="0" w:tplc="21AAEF84">
      <w:start w:val="1"/>
      <w:numFmt w:val="bullet"/>
      <w:lvlText w:val=""/>
      <w:lvlJc w:val="left"/>
      <w:pPr>
        <w:ind w:left="360" w:hanging="360"/>
      </w:pPr>
      <w:rPr>
        <w:rFonts w:hint="default" w:ascii="Wingdings" w:hAnsi="Wingdings"/>
        <w:color w:val="F47B29"/>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8" w15:restartNumberingAfterBreak="0">
    <w:nsid w:val="359D0D28"/>
    <w:multiLevelType w:val="hybridMultilevel"/>
    <w:tmpl w:val="BF96640E"/>
    <w:lvl w:ilvl="0" w:tplc="7744FC1C">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6F56910"/>
    <w:multiLevelType w:val="hybridMultilevel"/>
    <w:tmpl w:val="CDA84AB0"/>
    <w:lvl w:ilvl="0" w:tplc="2000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0" w15:restartNumberingAfterBreak="0">
    <w:nsid w:val="47C507B4"/>
    <w:multiLevelType w:val="multilevel"/>
    <w:tmpl w:val="8B522EB6"/>
    <w:lvl w:ilvl="0">
      <w:start w:val="1"/>
      <w:numFmt w:val="bullet"/>
      <w:pStyle w:val="BUASBulletList"/>
      <w:lvlText w:val="&gt;"/>
      <w:lvlJc w:val="left"/>
      <w:pPr>
        <w:tabs>
          <w:tab w:val="num" w:pos="227"/>
        </w:tabs>
        <w:ind w:left="227" w:hanging="227"/>
      </w:pPr>
      <w:rPr>
        <w:rFonts w:hint="default" w:ascii="Open Sans" w:hAnsi="Open Sans"/>
        <w:color w:val="ED7623" w:themeColor="text2"/>
      </w:rPr>
    </w:lvl>
    <w:lvl w:ilvl="1">
      <w:start w:val="1"/>
      <w:numFmt w:val="bullet"/>
      <w:lvlText w:val="&gt;"/>
      <w:lvlJc w:val="left"/>
      <w:pPr>
        <w:tabs>
          <w:tab w:val="num" w:pos="454"/>
        </w:tabs>
        <w:ind w:left="454" w:hanging="227"/>
      </w:pPr>
      <w:rPr>
        <w:rFonts w:hint="default" w:ascii="Open Sans" w:hAnsi="Open Sans"/>
        <w:color w:val="ED7623" w:themeColor="text2"/>
      </w:rPr>
    </w:lvl>
    <w:lvl w:ilvl="2">
      <w:start w:val="1"/>
      <w:numFmt w:val="bullet"/>
      <w:lvlText w:val="&gt;"/>
      <w:lvlJc w:val="left"/>
      <w:pPr>
        <w:tabs>
          <w:tab w:val="num" w:pos="680"/>
        </w:tabs>
        <w:ind w:left="680" w:hanging="226"/>
      </w:pPr>
      <w:rPr>
        <w:rFonts w:hint="default" w:ascii="Open Sans" w:hAnsi="Open Sans"/>
        <w:color w:val="ED7623" w:themeColor="text2"/>
      </w:rPr>
    </w:lvl>
    <w:lvl w:ilvl="3">
      <w:start w:val="1"/>
      <w:numFmt w:val="bullet"/>
      <w:lvlText w:val="&gt;"/>
      <w:lvlJc w:val="left"/>
      <w:pPr>
        <w:tabs>
          <w:tab w:val="num" w:pos="1021"/>
        </w:tabs>
        <w:ind w:left="1021" w:hanging="341"/>
      </w:pPr>
      <w:rPr>
        <w:rFonts w:hint="default" w:ascii="Open Sans" w:hAnsi="Open Sans"/>
        <w:color w:val="ED7623" w:themeColor="text2"/>
      </w:rPr>
    </w:lvl>
    <w:lvl w:ilvl="4">
      <w:start w:val="1"/>
      <w:numFmt w:val="bullet"/>
      <w:lvlText w:val="&gt;"/>
      <w:lvlJc w:val="left"/>
      <w:pPr>
        <w:tabs>
          <w:tab w:val="num" w:pos="1361"/>
        </w:tabs>
        <w:ind w:left="1361" w:hanging="340"/>
      </w:pPr>
      <w:rPr>
        <w:rFonts w:hint="default" w:ascii="Open Sans" w:hAnsi="Open Sans"/>
        <w:color w:val="ED7623" w:themeColor="text2"/>
      </w:rPr>
    </w:lvl>
    <w:lvl w:ilvl="5">
      <w:start w:val="1"/>
      <w:numFmt w:val="bullet"/>
      <w:lvlText w:val="&gt;"/>
      <w:lvlJc w:val="left"/>
      <w:pPr>
        <w:tabs>
          <w:tab w:val="num" w:pos="1701"/>
        </w:tabs>
        <w:ind w:left="1701" w:hanging="340"/>
      </w:pPr>
      <w:rPr>
        <w:rFonts w:hint="default" w:ascii="Open Sans" w:hAnsi="Open Sans"/>
        <w:color w:val="ED7623" w:themeColor="text2"/>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1" w15:restartNumberingAfterBreak="0">
    <w:nsid w:val="4E1E22E5"/>
    <w:multiLevelType w:val="hybridMultilevel"/>
    <w:tmpl w:val="B31A6A84"/>
    <w:lvl w:ilvl="0" w:tplc="21AAEF84">
      <w:start w:val="1"/>
      <w:numFmt w:val="bullet"/>
      <w:lvlText w:val=""/>
      <w:lvlJc w:val="left"/>
      <w:pPr>
        <w:ind w:left="360" w:hanging="360"/>
      </w:pPr>
      <w:rPr>
        <w:rFonts w:hint="default" w:ascii="Wingdings" w:hAnsi="Wingdings"/>
        <w:color w:val="F47B29"/>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2" w15:restartNumberingAfterBreak="0">
    <w:nsid w:val="59985B3C"/>
    <w:multiLevelType w:val="hybridMultilevel"/>
    <w:tmpl w:val="B9101452"/>
    <w:lvl w:ilvl="0" w:tplc="2000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3" w15:restartNumberingAfterBreak="0">
    <w:nsid w:val="6734034D"/>
    <w:multiLevelType w:val="hybridMultilevel"/>
    <w:tmpl w:val="8144AD32"/>
    <w:lvl w:ilvl="0" w:tplc="04130015">
      <w:start w:val="1"/>
      <w:numFmt w:val="upperLetter"/>
      <w:lvlText w:val="%1."/>
      <w:lvlJc w:val="left"/>
      <w:pPr>
        <w:ind w:left="360" w:hanging="360"/>
      </w:pPr>
      <w:rPr>
        <w:rFonts w:hint="default"/>
        <w:color w:val="F47B29"/>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24" w15:restartNumberingAfterBreak="0">
    <w:nsid w:val="724E5A8B"/>
    <w:multiLevelType w:val="hybridMultilevel"/>
    <w:tmpl w:val="87D0C40A"/>
    <w:lvl w:ilvl="0" w:tplc="7744FC1C">
      <w:numFmt w:val="bullet"/>
      <w:lvlText w:val="-"/>
      <w:lvlJc w:val="left"/>
      <w:pPr>
        <w:ind w:left="360" w:hanging="360"/>
      </w:pPr>
      <w:rPr>
        <w:rFonts w:hint="default" w:ascii="Calibri" w:hAnsi="Calibri" w:eastAsiaTheme="minorHAnsi" w:cstheme="minorBidi"/>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25" w15:restartNumberingAfterBreak="0">
    <w:nsid w:val="730D78B5"/>
    <w:multiLevelType w:val="multilevel"/>
    <w:tmpl w:val="BE02E0C0"/>
    <w:lvl w:ilvl="0">
      <w:start w:val="1"/>
      <w:numFmt w:val="decimal"/>
      <w:pStyle w:val="Heading1"/>
      <w:lvlText w:val="%1"/>
      <w:lvlJc w:val="left"/>
      <w:pPr>
        <w:tabs>
          <w:tab w:val="num" w:pos="56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397"/>
        </w:tabs>
        <w:ind w:left="397" w:hanging="397"/>
      </w:pPr>
      <w:rPr>
        <w:rFonts w:hint="default"/>
      </w:rPr>
    </w:lvl>
    <w:lvl w:ilvl="4">
      <w:start w:val="1"/>
      <w:numFmt w:val="decimal"/>
      <w:lvlText w:val="%1.%2.%3.%4.%5"/>
      <w:lvlJc w:val="left"/>
      <w:pPr>
        <w:tabs>
          <w:tab w:val="num" w:pos="397"/>
        </w:tabs>
        <w:ind w:left="397" w:hanging="397"/>
      </w:pPr>
      <w:rPr>
        <w:rFonts w:hint="default"/>
      </w:rPr>
    </w:lvl>
    <w:lvl w:ilvl="5">
      <w:start w:val="1"/>
      <w:numFmt w:val="decimal"/>
      <w:lvlText w:val="%1.%2.%3.%4.%5.%6"/>
      <w:lvlJc w:val="left"/>
      <w:pPr>
        <w:tabs>
          <w:tab w:val="num" w:pos="397"/>
        </w:tabs>
        <w:ind w:left="397" w:hanging="397"/>
      </w:pPr>
      <w:rPr>
        <w:rFonts w:hint="default"/>
      </w:rPr>
    </w:lvl>
    <w:lvl w:ilvl="6">
      <w:start w:val="1"/>
      <w:numFmt w:val="decimal"/>
      <w:lvlText w:val="%1.%2.%3.%4.%5.%6.%7"/>
      <w:lvlJc w:val="left"/>
      <w:pPr>
        <w:tabs>
          <w:tab w:val="num" w:pos="397"/>
        </w:tabs>
        <w:ind w:left="397" w:hanging="397"/>
      </w:pPr>
      <w:rPr>
        <w:rFonts w:hint="default"/>
      </w:rPr>
    </w:lvl>
    <w:lvl w:ilvl="7">
      <w:start w:val="1"/>
      <w:numFmt w:val="decimal"/>
      <w:lvlText w:val="%1.%2.%3.%4.%5.%6.%7.%8"/>
      <w:lvlJc w:val="left"/>
      <w:pPr>
        <w:tabs>
          <w:tab w:val="num" w:pos="397"/>
        </w:tabs>
        <w:ind w:left="397" w:hanging="397"/>
      </w:pPr>
      <w:rPr>
        <w:rFonts w:hint="default"/>
      </w:rPr>
    </w:lvl>
    <w:lvl w:ilvl="8">
      <w:start w:val="1"/>
      <w:numFmt w:val="decimal"/>
      <w:lvlText w:val="%1.%2.%3.%4.%5.%6.%7.%8.%9"/>
      <w:lvlJc w:val="left"/>
      <w:pPr>
        <w:tabs>
          <w:tab w:val="num" w:pos="397"/>
        </w:tabs>
        <w:ind w:left="397" w:hanging="397"/>
      </w:pPr>
      <w:rPr>
        <w:rFonts w:hint="default"/>
      </w:rPr>
    </w:lvl>
  </w:abstractNum>
  <w:abstractNum w:abstractNumId="26" w15:restartNumberingAfterBreak="0">
    <w:nsid w:val="75EF2F9C"/>
    <w:multiLevelType w:val="hybridMultilevel"/>
    <w:tmpl w:val="76D8D816"/>
    <w:lvl w:ilvl="0" w:tplc="7744FC1C">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BD8617D"/>
    <w:multiLevelType w:val="hybridMultilevel"/>
    <w:tmpl w:val="78B63942"/>
    <w:lvl w:ilvl="0" w:tplc="5798E2D0">
      <w:start w:val="31"/>
      <w:numFmt w:val="bullet"/>
      <w:lvlText w:val="-"/>
      <w:lvlJc w:val="left"/>
      <w:pPr>
        <w:ind w:left="720" w:hanging="360"/>
      </w:pPr>
      <w:rPr>
        <w:rFonts w:hint="default" w:ascii="Garamond" w:hAnsi="Garamond"/>
        <w:color w:val="54C2D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5"/>
  </w:num>
  <w:num w:numId="13">
    <w:abstractNumId w:val="16"/>
  </w:num>
  <w:num w:numId="14">
    <w:abstractNumId w:val="24"/>
  </w:num>
  <w:num w:numId="15">
    <w:abstractNumId w:val="17"/>
  </w:num>
  <w:num w:numId="16">
    <w:abstractNumId w:val="13"/>
  </w:num>
  <w:num w:numId="17">
    <w:abstractNumId w:val="27"/>
  </w:num>
  <w:num w:numId="18">
    <w:abstractNumId w:val="21"/>
  </w:num>
  <w:num w:numId="19">
    <w:abstractNumId w:val="23"/>
  </w:num>
  <w:num w:numId="20">
    <w:abstractNumId w:val="11"/>
  </w:num>
  <w:num w:numId="21">
    <w:abstractNumId w:val="19"/>
  </w:num>
  <w:num w:numId="22">
    <w:abstractNumId w:val="10"/>
  </w:num>
  <w:num w:numId="23">
    <w:abstractNumId w:val="12"/>
  </w:num>
  <w:num w:numId="24">
    <w:abstractNumId w:val="14"/>
  </w:num>
  <w:num w:numId="25">
    <w:abstractNumId w:val="15"/>
  </w:num>
  <w:num w:numId="26">
    <w:abstractNumId w:val="22"/>
  </w:num>
  <w:num w:numId="27">
    <w:abstractNumId w:val="18"/>
  </w:num>
  <w:num w:numId="28">
    <w:abstractNumId w:val="26"/>
  </w:num>
</w:numbering>
</file>

<file path=word/people.xml><?xml version="1.0" encoding="utf-8"?>
<w15:people xmlns:mc="http://schemas.openxmlformats.org/markup-compatibility/2006" xmlns:w15="http://schemas.microsoft.com/office/word/2012/wordml" mc:Ignorable="w15">
  <w15:person w15:author="Heijligers, Bram">
    <w15:presenceInfo w15:providerId="AD" w15:userId="S::heijligers.b@buas.nl::5cef929d-ecf9-4fca-bf12-bc5ee065fc99"/>
  </w15:person>
  <w15:person w15:author="Bhushan, Nitin">
    <w15:presenceInfo w15:providerId="AD" w15:userId="S::bhushan.n@buas.nl::b70ad1ac-80f8-452d-97e3-49086ae68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attachedTemplate r:id="rId1"/>
  <w:stylePaneFormatFilter w:val="9204" w:allStyles="0" w:customStyles="0" w:latentStyles="1" w:stylesInUse="0" w:headingStyles="0" w:numberingStyles="0" w:tableStyles="0" w:directFormattingOnRuns="0" w:directFormattingOnParagraphs="1" w:directFormattingOnNumbering="0" w:directFormattingOnTables="0" w:clearFormatting="1" w:top3HeadingStyles="0" w:visibleStyles="0" w:alternateStyleNames="1"/>
  <w:stylePaneSortMethod w:val="0003"/>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32"/>
    <w:rsid w:val="00041D70"/>
    <w:rsid w:val="000440AE"/>
    <w:rsid w:val="000528E7"/>
    <w:rsid w:val="00054F72"/>
    <w:rsid w:val="00060E3E"/>
    <w:rsid w:val="000668DE"/>
    <w:rsid w:val="00067D23"/>
    <w:rsid w:val="000A6F3D"/>
    <w:rsid w:val="000B0D11"/>
    <w:rsid w:val="00116676"/>
    <w:rsid w:val="0016613C"/>
    <w:rsid w:val="001729F9"/>
    <w:rsid w:val="00172B85"/>
    <w:rsid w:val="00181709"/>
    <w:rsid w:val="001E47FD"/>
    <w:rsid w:val="0025140E"/>
    <w:rsid w:val="0027491F"/>
    <w:rsid w:val="002807DA"/>
    <w:rsid w:val="002A6D1E"/>
    <w:rsid w:val="002C29AD"/>
    <w:rsid w:val="002F2011"/>
    <w:rsid w:val="00351AD5"/>
    <w:rsid w:val="00367055"/>
    <w:rsid w:val="003A79DF"/>
    <w:rsid w:val="003E1E77"/>
    <w:rsid w:val="00404CA4"/>
    <w:rsid w:val="00447FBE"/>
    <w:rsid w:val="00455831"/>
    <w:rsid w:val="004668B7"/>
    <w:rsid w:val="0048CFC9"/>
    <w:rsid w:val="004E35F2"/>
    <w:rsid w:val="005126F8"/>
    <w:rsid w:val="0051636C"/>
    <w:rsid w:val="0055091D"/>
    <w:rsid w:val="00553DC6"/>
    <w:rsid w:val="00566B54"/>
    <w:rsid w:val="00581714"/>
    <w:rsid w:val="00587E15"/>
    <w:rsid w:val="005B42F6"/>
    <w:rsid w:val="005D0B6A"/>
    <w:rsid w:val="005E646B"/>
    <w:rsid w:val="00650839"/>
    <w:rsid w:val="00672DD3"/>
    <w:rsid w:val="0068139F"/>
    <w:rsid w:val="00697159"/>
    <w:rsid w:val="006A1B48"/>
    <w:rsid w:val="006C2074"/>
    <w:rsid w:val="006D39DD"/>
    <w:rsid w:val="006E755C"/>
    <w:rsid w:val="006F1934"/>
    <w:rsid w:val="007209B2"/>
    <w:rsid w:val="00735684"/>
    <w:rsid w:val="00753C55"/>
    <w:rsid w:val="00776E71"/>
    <w:rsid w:val="00797F13"/>
    <w:rsid w:val="007A50B3"/>
    <w:rsid w:val="007C5AA1"/>
    <w:rsid w:val="007D6463"/>
    <w:rsid w:val="007D67AD"/>
    <w:rsid w:val="0080092D"/>
    <w:rsid w:val="008072E1"/>
    <w:rsid w:val="008105E8"/>
    <w:rsid w:val="00817633"/>
    <w:rsid w:val="00834666"/>
    <w:rsid w:val="008570BC"/>
    <w:rsid w:val="00862794"/>
    <w:rsid w:val="00865FB6"/>
    <w:rsid w:val="00880D20"/>
    <w:rsid w:val="008A4D82"/>
    <w:rsid w:val="008F06CC"/>
    <w:rsid w:val="00922BBE"/>
    <w:rsid w:val="00954ACF"/>
    <w:rsid w:val="00955B70"/>
    <w:rsid w:val="00982002"/>
    <w:rsid w:val="00985D2E"/>
    <w:rsid w:val="009B0A35"/>
    <w:rsid w:val="009B504D"/>
    <w:rsid w:val="009B6100"/>
    <w:rsid w:val="009FFEDD"/>
    <w:rsid w:val="00A2084E"/>
    <w:rsid w:val="00A42DEB"/>
    <w:rsid w:val="00A81445"/>
    <w:rsid w:val="00A82391"/>
    <w:rsid w:val="00AB477F"/>
    <w:rsid w:val="00AB55A4"/>
    <w:rsid w:val="00AE7C1F"/>
    <w:rsid w:val="00AF3795"/>
    <w:rsid w:val="00AF4EF0"/>
    <w:rsid w:val="00B06317"/>
    <w:rsid w:val="00BA24C1"/>
    <w:rsid w:val="00BC7879"/>
    <w:rsid w:val="00C6298F"/>
    <w:rsid w:val="00C709AC"/>
    <w:rsid w:val="00C72F6E"/>
    <w:rsid w:val="00CD4D72"/>
    <w:rsid w:val="00CF5FBD"/>
    <w:rsid w:val="00D065F5"/>
    <w:rsid w:val="00D070C2"/>
    <w:rsid w:val="00D12FCA"/>
    <w:rsid w:val="00D34C57"/>
    <w:rsid w:val="00D51C38"/>
    <w:rsid w:val="00D8262A"/>
    <w:rsid w:val="00DB3435"/>
    <w:rsid w:val="00DE10F7"/>
    <w:rsid w:val="00DE5B4D"/>
    <w:rsid w:val="00E267E8"/>
    <w:rsid w:val="00E45D99"/>
    <w:rsid w:val="00E63D98"/>
    <w:rsid w:val="00E65C22"/>
    <w:rsid w:val="00E71671"/>
    <w:rsid w:val="00E85FEE"/>
    <w:rsid w:val="00E96BE4"/>
    <w:rsid w:val="00EB6FA6"/>
    <w:rsid w:val="00ED5919"/>
    <w:rsid w:val="00EF098E"/>
    <w:rsid w:val="00F1362D"/>
    <w:rsid w:val="00F41994"/>
    <w:rsid w:val="00F61D32"/>
    <w:rsid w:val="00F922A9"/>
    <w:rsid w:val="00F92BF8"/>
    <w:rsid w:val="00FB4EB5"/>
    <w:rsid w:val="00FD3E94"/>
    <w:rsid w:val="01C6406D"/>
    <w:rsid w:val="031BA2EE"/>
    <w:rsid w:val="03A9D334"/>
    <w:rsid w:val="051301EA"/>
    <w:rsid w:val="062E61EF"/>
    <w:rsid w:val="0659C4DD"/>
    <w:rsid w:val="066DEF6E"/>
    <w:rsid w:val="06B4C7F1"/>
    <w:rsid w:val="072C88E9"/>
    <w:rsid w:val="075352E1"/>
    <w:rsid w:val="08EFC3BA"/>
    <w:rsid w:val="090EC831"/>
    <w:rsid w:val="0921FC41"/>
    <w:rsid w:val="0921FC41"/>
    <w:rsid w:val="09578DFC"/>
    <w:rsid w:val="09B0B197"/>
    <w:rsid w:val="0A45CC08"/>
    <w:rsid w:val="0A9DB222"/>
    <w:rsid w:val="0AC74E43"/>
    <w:rsid w:val="0B16685F"/>
    <w:rsid w:val="0BD54E06"/>
    <w:rsid w:val="0C1A4B25"/>
    <w:rsid w:val="0C426D13"/>
    <w:rsid w:val="0D95DA47"/>
    <w:rsid w:val="0DD84096"/>
    <w:rsid w:val="0FC0FEEE"/>
    <w:rsid w:val="11022400"/>
    <w:rsid w:val="119DE2E2"/>
    <w:rsid w:val="11BE8FFF"/>
    <w:rsid w:val="122B5C95"/>
    <w:rsid w:val="1306E8CE"/>
    <w:rsid w:val="134BDC2E"/>
    <w:rsid w:val="13867ECE"/>
    <w:rsid w:val="13A0E09A"/>
    <w:rsid w:val="13D07B42"/>
    <w:rsid w:val="13D57210"/>
    <w:rsid w:val="14BE4009"/>
    <w:rsid w:val="152A8546"/>
    <w:rsid w:val="156C4BA3"/>
    <w:rsid w:val="15A3EB17"/>
    <w:rsid w:val="161CE8A7"/>
    <w:rsid w:val="168643ED"/>
    <w:rsid w:val="16E80017"/>
    <w:rsid w:val="175EC58E"/>
    <w:rsid w:val="17FC4B93"/>
    <w:rsid w:val="1834FF1B"/>
    <w:rsid w:val="1A0D69E3"/>
    <w:rsid w:val="1A8969D7"/>
    <w:rsid w:val="1AB26972"/>
    <w:rsid w:val="1ACE6883"/>
    <w:rsid w:val="1B0F29F5"/>
    <w:rsid w:val="1B1363CC"/>
    <w:rsid w:val="1B1F77C3"/>
    <w:rsid w:val="1B815232"/>
    <w:rsid w:val="1BFA043E"/>
    <w:rsid w:val="1BFBE884"/>
    <w:rsid w:val="1C11B49E"/>
    <w:rsid w:val="1C11B49E"/>
    <w:rsid w:val="1C5DE113"/>
    <w:rsid w:val="1CBB4824"/>
    <w:rsid w:val="1D1D2293"/>
    <w:rsid w:val="1F4D75C6"/>
    <w:rsid w:val="1F7C8D05"/>
    <w:rsid w:val="203A9E75"/>
    <w:rsid w:val="20B3E8BC"/>
    <w:rsid w:val="210BEEA6"/>
    <w:rsid w:val="21183C28"/>
    <w:rsid w:val="2124AE3D"/>
    <w:rsid w:val="216CE21F"/>
    <w:rsid w:val="21962F1D"/>
    <w:rsid w:val="21F840BF"/>
    <w:rsid w:val="2270C626"/>
    <w:rsid w:val="22FA9F3A"/>
    <w:rsid w:val="231E75B1"/>
    <w:rsid w:val="23E53E46"/>
    <w:rsid w:val="24290645"/>
    <w:rsid w:val="24760A1B"/>
    <w:rsid w:val="25810EA7"/>
    <w:rsid w:val="25C6A51E"/>
    <w:rsid w:val="25E950D3"/>
    <w:rsid w:val="27061167"/>
    <w:rsid w:val="27F9D45A"/>
    <w:rsid w:val="2835BF76"/>
    <w:rsid w:val="28A1E1C8"/>
    <w:rsid w:val="28A97768"/>
    <w:rsid w:val="29C56CB0"/>
    <w:rsid w:val="29DFBB16"/>
    <w:rsid w:val="2A4547C9"/>
    <w:rsid w:val="2A903B05"/>
    <w:rsid w:val="2B8F66A7"/>
    <w:rsid w:val="2C4F7871"/>
    <w:rsid w:val="2C7BF263"/>
    <w:rsid w:val="2D1A1EF1"/>
    <w:rsid w:val="2D5FD43E"/>
    <w:rsid w:val="2D72CE69"/>
    <w:rsid w:val="2D956ED8"/>
    <w:rsid w:val="2DB6C02E"/>
    <w:rsid w:val="2E4D3DDA"/>
    <w:rsid w:val="2E814EDD"/>
    <w:rsid w:val="2F5777A9"/>
    <w:rsid w:val="30226360"/>
    <w:rsid w:val="303B8BBD"/>
    <w:rsid w:val="30EAEB46"/>
    <w:rsid w:val="31E4E1C7"/>
    <w:rsid w:val="33539F8A"/>
    <w:rsid w:val="33987D67"/>
    <w:rsid w:val="33BA6F84"/>
    <w:rsid w:val="33C63717"/>
    <w:rsid w:val="34E40265"/>
    <w:rsid w:val="35D0E24F"/>
    <w:rsid w:val="35D812AD"/>
    <w:rsid w:val="3670A521"/>
    <w:rsid w:val="37597207"/>
    <w:rsid w:val="37F6CFC7"/>
    <w:rsid w:val="383F07DB"/>
    <w:rsid w:val="386230EB"/>
    <w:rsid w:val="38709A5A"/>
    <w:rsid w:val="394907C3"/>
    <w:rsid w:val="397616E8"/>
    <w:rsid w:val="3A50715C"/>
    <w:rsid w:val="3A888563"/>
    <w:rsid w:val="3A95232E"/>
    <w:rsid w:val="3AC666A7"/>
    <w:rsid w:val="3B1F96E6"/>
    <w:rsid w:val="3B458F82"/>
    <w:rsid w:val="3CE3EEA0"/>
    <w:rsid w:val="3DC96C31"/>
    <w:rsid w:val="3FA3EA99"/>
    <w:rsid w:val="40F0AF6E"/>
    <w:rsid w:val="4137C652"/>
    <w:rsid w:val="41F74CD8"/>
    <w:rsid w:val="422AC11E"/>
    <w:rsid w:val="42D26E7A"/>
    <w:rsid w:val="455048E4"/>
    <w:rsid w:val="45C644B9"/>
    <w:rsid w:val="466A9807"/>
    <w:rsid w:val="46AFB634"/>
    <w:rsid w:val="479FECB3"/>
    <w:rsid w:val="4813E721"/>
    <w:rsid w:val="48849337"/>
    <w:rsid w:val="49536185"/>
    <w:rsid w:val="4A835E88"/>
    <w:rsid w:val="4AAB5114"/>
    <w:rsid w:val="4BDB66EA"/>
    <w:rsid w:val="4C01A6D1"/>
    <w:rsid w:val="4C8B5EE1"/>
    <w:rsid w:val="4D09C769"/>
    <w:rsid w:val="4D2F16B0"/>
    <w:rsid w:val="4E0D758E"/>
    <w:rsid w:val="4E5C818F"/>
    <w:rsid w:val="4EA43D8D"/>
    <w:rsid w:val="4EB971EB"/>
    <w:rsid w:val="4F1A882F"/>
    <w:rsid w:val="4F6A27A2"/>
    <w:rsid w:val="51E036ED"/>
    <w:rsid w:val="5247EF50"/>
    <w:rsid w:val="5268066A"/>
    <w:rsid w:val="526AF137"/>
    <w:rsid w:val="52EB60C9"/>
    <w:rsid w:val="53138AC4"/>
    <w:rsid w:val="53487420"/>
    <w:rsid w:val="53DFEDA6"/>
    <w:rsid w:val="54F51B9D"/>
    <w:rsid w:val="54F8C0F4"/>
    <w:rsid w:val="5560339C"/>
    <w:rsid w:val="56679374"/>
    <w:rsid w:val="568F53DF"/>
    <w:rsid w:val="56FC2439"/>
    <w:rsid w:val="5852CD8D"/>
    <w:rsid w:val="58C177E1"/>
    <w:rsid w:val="5A22B02E"/>
    <w:rsid w:val="5AF13DB3"/>
    <w:rsid w:val="5BE0E1B8"/>
    <w:rsid w:val="5C117D46"/>
    <w:rsid w:val="5CCCA612"/>
    <w:rsid w:val="5CE54DA7"/>
    <w:rsid w:val="5D1A7B28"/>
    <w:rsid w:val="5D277CFF"/>
    <w:rsid w:val="5E1253E9"/>
    <w:rsid w:val="5E559003"/>
    <w:rsid w:val="5F5FFFD2"/>
    <w:rsid w:val="5F942213"/>
    <w:rsid w:val="5FB3E7E1"/>
    <w:rsid w:val="6003C60C"/>
    <w:rsid w:val="614062FB"/>
    <w:rsid w:val="61768B0F"/>
    <w:rsid w:val="61BA0ED6"/>
    <w:rsid w:val="62FEC01A"/>
    <w:rsid w:val="6321A080"/>
    <w:rsid w:val="63844DB5"/>
    <w:rsid w:val="63B66958"/>
    <w:rsid w:val="63F6FF04"/>
    <w:rsid w:val="64EEE27F"/>
    <w:rsid w:val="6584D057"/>
    <w:rsid w:val="66243017"/>
    <w:rsid w:val="66594142"/>
    <w:rsid w:val="672E9FC6"/>
    <w:rsid w:val="684642F4"/>
    <w:rsid w:val="68938CE1"/>
    <w:rsid w:val="68C8EBE1"/>
    <w:rsid w:val="69029AE4"/>
    <w:rsid w:val="69196885"/>
    <w:rsid w:val="69352036"/>
    <w:rsid w:val="696BD4A5"/>
    <w:rsid w:val="69CB664F"/>
    <w:rsid w:val="6A60673A"/>
    <w:rsid w:val="6B4571FC"/>
    <w:rsid w:val="6B475B16"/>
    <w:rsid w:val="6B9E3414"/>
    <w:rsid w:val="6B9E3414"/>
    <w:rsid w:val="6BF8BE51"/>
    <w:rsid w:val="6C36C920"/>
    <w:rsid w:val="6CE1425D"/>
    <w:rsid w:val="6D93A34F"/>
    <w:rsid w:val="6D9B3B69"/>
    <w:rsid w:val="6E966E60"/>
    <w:rsid w:val="6F370BCA"/>
    <w:rsid w:val="6FA1D266"/>
    <w:rsid w:val="6FC452AC"/>
    <w:rsid w:val="700C0F9E"/>
    <w:rsid w:val="7073E5D5"/>
    <w:rsid w:val="71871DE2"/>
    <w:rsid w:val="71B6A239"/>
    <w:rsid w:val="7243C405"/>
    <w:rsid w:val="72595B66"/>
    <w:rsid w:val="732280E8"/>
    <w:rsid w:val="737045BF"/>
    <w:rsid w:val="73FFB30D"/>
    <w:rsid w:val="7434A9E8"/>
    <w:rsid w:val="747A7B0C"/>
    <w:rsid w:val="7484009A"/>
    <w:rsid w:val="74C3F803"/>
    <w:rsid w:val="7568C24C"/>
    <w:rsid w:val="759EEF8F"/>
    <w:rsid w:val="76C66830"/>
    <w:rsid w:val="76FB757C"/>
    <w:rsid w:val="77416695"/>
    <w:rsid w:val="77727530"/>
    <w:rsid w:val="779D0A3A"/>
    <w:rsid w:val="77B21BCE"/>
    <w:rsid w:val="78222C77"/>
    <w:rsid w:val="79B9227E"/>
    <w:rsid w:val="79C6146C"/>
    <w:rsid w:val="7A774905"/>
    <w:rsid w:val="7AB9EBE4"/>
    <w:rsid w:val="7ACB6095"/>
    <w:rsid w:val="7D920B8D"/>
    <w:rsid w:val="7D9A52AA"/>
    <w:rsid w:val="7DB94126"/>
    <w:rsid w:val="7DC81B1F"/>
    <w:rsid w:val="7E0C4BBE"/>
    <w:rsid w:val="7F880032"/>
    <w:rsid w:val="7FF43CB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5AB5B5"/>
  <w15:chartTrackingRefBased/>
  <w15:docId w15:val="{A7E36250-B04A-43A4-A04E-A88422027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aliases w:val="BUAS Plain Text"/>
    <w:qFormat/>
    <w:rsid w:val="002C29AD"/>
    <w:pPr>
      <w:spacing w:after="0" w:line="260" w:lineRule="atLeast"/>
    </w:pPr>
    <w:rPr>
      <w:sz w:val="18"/>
      <w:lang w:val="en-GB"/>
    </w:rPr>
  </w:style>
  <w:style w:type="paragraph" w:styleId="Heading1">
    <w:name w:val="heading 1"/>
    <w:aliases w:val="BUAS Chapter Heading"/>
    <w:basedOn w:val="Normal"/>
    <w:next w:val="Normal"/>
    <w:link w:val="Heading1Char"/>
    <w:uiPriority w:val="9"/>
    <w:qFormat/>
    <w:rsid w:val="0080092D"/>
    <w:pPr>
      <w:keepNext/>
      <w:keepLines/>
      <w:numPr>
        <w:numId w:val="12"/>
      </w:numPr>
      <w:spacing w:after="480" w:line="380" w:lineRule="atLeast"/>
      <w:outlineLvl w:val="0"/>
    </w:pPr>
    <w:rPr>
      <w:rFonts w:asciiTheme="majorHAnsi" w:hAnsiTheme="majorHAnsi" w:eastAsiaTheme="majorEastAsia" w:cstheme="majorBidi"/>
      <w:color w:val="ED7623" w:themeColor="text2"/>
      <w:sz w:val="38"/>
      <w:szCs w:val="32"/>
    </w:rPr>
  </w:style>
  <w:style w:type="paragraph" w:styleId="Heading2">
    <w:name w:val="heading 2"/>
    <w:aliases w:val="BUAS Header"/>
    <w:basedOn w:val="Normal"/>
    <w:next w:val="Normal"/>
    <w:link w:val="Heading2Char"/>
    <w:uiPriority w:val="9"/>
    <w:unhideWhenUsed/>
    <w:qFormat/>
    <w:rsid w:val="00DE10F7"/>
    <w:pPr>
      <w:keepNext/>
      <w:keepLines/>
      <w:numPr>
        <w:ilvl w:val="1"/>
        <w:numId w:val="12"/>
      </w:numPr>
      <w:spacing w:before="40"/>
      <w:outlineLvl w:val="1"/>
    </w:pPr>
    <w:rPr>
      <w:rFonts w:asciiTheme="majorHAnsi" w:hAnsiTheme="majorHAnsi" w:eastAsiaTheme="majorEastAsia" w:cstheme="majorBidi"/>
      <w:b/>
      <w:color w:val="3CB4E5" w:themeColor="accent1"/>
      <w:sz w:val="20"/>
      <w:szCs w:val="26"/>
    </w:rPr>
  </w:style>
  <w:style w:type="paragraph" w:styleId="Heading3">
    <w:name w:val="heading 3"/>
    <w:aliases w:val="BUAS Sub Header"/>
    <w:basedOn w:val="Normal"/>
    <w:next w:val="Normal"/>
    <w:link w:val="Heading3Char"/>
    <w:uiPriority w:val="9"/>
    <w:unhideWhenUsed/>
    <w:qFormat/>
    <w:rsid w:val="0080092D"/>
    <w:pPr>
      <w:keepNext/>
      <w:keepLines/>
      <w:numPr>
        <w:ilvl w:val="2"/>
        <w:numId w:val="12"/>
      </w:numPr>
      <w:outlineLvl w:val="2"/>
    </w:pPr>
    <w:rPr>
      <w:rFonts w:ascii="Open Sans Semibold" w:hAnsi="Open Sans Semibold" w:eastAsiaTheme="majorEastAsia" w:cstheme="majorBidi"/>
      <w:color w:val="00416B" w:themeColor="accent2"/>
      <w:szCs w:val="24"/>
    </w:rPr>
  </w:style>
  <w:style w:type="paragraph" w:styleId="Heading4">
    <w:name w:val="heading 4"/>
    <w:basedOn w:val="Normal"/>
    <w:next w:val="Normal"/>
    <w:link w:val="Heading4Char"/>
    <w:uiPriority w:val="9"/>
    <w:semiHidden/>
    <w:unhideWhenUsed/>
    <w:qFormat/>
    <w:rsid w:val="00054F72"/>
    <w:pPr>
      <w:keepNext/>
      <w:keepLines/>
      <w:spacing w:before="40"/>
      <w:outlineLvl w:val="3"/>
    </w:pPr>
    <w:rPr>
      <w:rFonts w:asciiTheme="majorHAnsi" w:hAnsiTheme="majorHAnsi" w:eastAsiaTheme="majorEastAsia" w:cstheme="majorBidi"/>
      <w:i/>
      <w:iCs/>
      <w:color w:val="198EBE"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51AD5"/>
    <w:pPr>
      <w:tabs>
        <w:tab w:val="center" w:pos="4536"/>
        <w:tab w:val="right" w:pos="9072"/>
      </w:tabs>
      <w:spacing w:line="240" w:lineRule="auto"/>
    </w:pPr>
  </w:style>
  <w:style w:type="character" w:styleId="HeaderChar" w:customStyle="1">
    <w:name w:val="Header Char"/>
    <w:basedOn w:val="DefaultParagraphFont"/>
    <w:link w:val="Header"/>
    <w:uiPriority w:val="99"/>
    <w:rsid w:val="00351AD5"/>
    <w:rPr>
      <w:lang w:val="en-GB"/>
    </w:rPr>
  </w:style>
  <w:style w:type="paragraph" w:styleId="Footer">
    <w:name w:val="footer"/>
    <w:basedOn w:val="Normal"/>
    <w:link w:val="FooterChar"/>
    <w:uiPriority w:val="99"/>
    <w:unhideWhenUsed/>
    <w:rsid w:val="00351AD5"/>
    <w:pPr>
      <w:tabs>
        <w:tab w:val="center" w:pos="4536"/>
        <w:tab w:val="right" w:pos="9072"/>
      </w:tabs>
      <w:spacing w:line="240" w:lineRule="auto"/>
    </w:pPr>
  </w:style>
  <w:style w:type="character" w:styleId="FooterChar" w:customStyle="1">
    <w:name w:val="Footer Char"/>
    <w:basedOn w:val="DefaultParagraphFont"/>
    <w:link w:val="Footer"/>
    <w:uiPriority w:val="99"/>
    <w:rsid w:val="00351AD5"/>
    <w:rPr>
      <w:lang w:val="en-GB"/>
    </w:rPr>
  </w:style>
  <w:style w:type="paragraph" w:styleId="Title">
    <w:name w:val="Title"/>
    <w:aliases w:val="BUAS Title"/>
    <w:basedOn w:val="Normal"/>
    <w:next w:val="Normal"/>
    <w:link w:val="TitleChar"/>
    <w:uiPriority w:val="10"/>
    <w:qFormat/>
    <w:rsid w:val="0080092D"/>
    <w:pPr>
      <w:spacing w:line="640" w:lineRule="exact"/>
      <w:contextualSpacing/>
    </w:pPr>
    <w:rPr>
      <w:rFonts w:asciiTheme="majorHAnsi" w:hAnsiTheme="majorHAnsi" w:eastAsiaTheme="majorEastAsia" w:cstheme="majorBidi"/>
      <w:color w:val="FFFFFF" w:themeColor="background1"/>
      <w:spacing w:val="-10"/>
      <w:kern w:val="28"/>
      <w:sz w:val="56"/>
      <w:szCs w:val="56"/>
    </w:rPr>
  </w:style>
  <w:style w:type="character" w:styleId="TitleChar" w:customStyle="1">
    <w:name w:val="Title Char"/>
    <w:aliases w:val="BUAS Title Char"/>
    <w:basedOn w:val="DefaultParagraphFont"/>
    <w:link w:val="Title"/>
    <w:uiPriority w:val="10"/>
    <w:rsid w:val="0080092D"/>
    <w:rPr>
      <w:rFonts w:asciiTheme="majorHAnsi" w:hAnsiTheme="majorHAnsi" w:eastAsiaTheme="majorEastAsia" w:cstheme="majorBidi"/>
      <w:color w:val="FFFFFF" w:themeColor="background1"/>
      <w:spacing w:val="-10"/>
      <w:kern w:val="28"/>
      <w:sz w:val="56"/>
      <w:szCs w:val="56"/>
      <w:lang w:val="en-GB"/>
    </w:rPr>
  </w:style>
  <w:style w:type="paragraph" w:styleId="BUASSubTitle1" w:customStyle="1">
    <w:name w:val="BUAS Sub Title 1"/>
    <w:basedOn w:val="Normal"/>
    <w:link w:val="BUASSubTitle1Char"/>
    <w:qFormat/>
    <w:rsid w:val="00455831"/>
    <w:pPr>
      <w:spacing w:before="200" w:line="320" w:lineRule="atLeast"/>
    </w:pPr>
    <w:rPr>
      <w:rFonts w:ascii="Open Sans" w:hAnsi="Open Sans"/>
      <w:b/>
      <w:color w:val="FFFFFF" w:themeColor="background1"/>
      <w:sz w:val="32"/>
    </w:rPr>
  </w:style>
  <w:style w:type="paragraph" w:styleId="BUASSubTitle2" w:customStyle="1">
    <w:name w:val="BUAS Sub Title 2"/>
    <w:basedOn w:val="EndnoteText"/>
    <w:link w:val="BUASSubTitle2Char"/>
    <w:qFormat/>
    <w:rsid w:val="00E267E8"/>
    <w:pPr>
      <w:spacing w:line="320" w:lineRule="atLeast"/>
    </w:pPr>
    <w:rPr>
      <w:rFonts w:ascii="Open Sans Semibold" w:hAnsi="Open Sans Semibold"/>
      <w:color w:val="FFFFFF" w:themeColor="background1"/>
    </w:rPr>
  </w:style>
  <w:style w:type="character" w:styleId="BUASSubTitle1Char" w:customStyle="1">
    <w:name w:val="BUAS Sub Title 1 Char"/>
    <w:basedOn w:val="DefaultParagraphFont"/>
    <w:link w:val="BUASSubTitle1"/>
    <w:rsid w:val="00455831"/>
    <w:rPr>
      <w:rFonts w:ascii="Open Sans" w:hAnsi="Open Sans"/>
      <w:b/>
      <w:color w:val="FFFFFF" w:themeColor="background1"/>
      <w:sz w:val="32"/>
      <w:lang w:val="en-GB"/>
    </w:rPr>
  </w:style>
  <w:style w:type="character" w:styleId="Heading1Char" w:customStyle="1">
    <w:name w:val="Heading 1 Char"/>
    <w:aliases w:val="BUAS Chapter Heading Char"/>
    <w:basedOn w:val="DefaultParagraphFont"/>
    <w:link w:val="Heading1"/>
    <w:uiPriority w:val="9"/>
    <w:rsid w:val="0080092D"/>
    <w:rPr>
      <w:rFonts w:asciiTheme="majorHAnsi" w:hAnsiTheme="majorHAnsi" w:eastAsiaTheme="majorEastAsia" w:cstheme="majorBidi"/>
      <w:color w:val="ED7623" w:themeColor="text2"/>
      <w:sz w:val="38"/>
      <w:szCs w:val="32"/>
      <w:lang w:val="en-GB"/>
    </w:rPr>
  </w:style>
  <w:style w:type="paragraph" w:styleId="EndnoteText">
    <w:name w:val="endnote text"/>
    <w:basedOn w:val="Normal"/>
    <w:link w:val="EndnoteTextChar"/>
    <w:uiPriority w:val="99"/>
    <w:semiHidden/>
    <w:unhideWhenUsed/>
    <w:rsid w:val="00797F13"/>
    <w:pPr>
      <w:spacing w:line="240" w:lineRule="auto"/>
    </w:pPr>
    <w:rPr>
      <w:sz w:val="20"/>
      <w:szCs w:val="20"/>
    </w:rPr>
  </w:style>
  <w:style w:type="character" w:styleId="EndnoteTextChar" w:customStyle="1">
    <w:name w:val="Endnote Text Char"/>
    <w:basedOn w:val="DefaultParagraphFont"/>
    <w:link w:val="EndnoteText"/>
    <w:uiPriority w:val="99"/>
    <w:semiHidden/>
    <w:rsid w:val="00797F13"/>
    <w:rPr>
      <w:sz w:val="20"/>
      <w:szCs w:val="20"/>
      <w:lang w:val="en-GB"/>
    </w:rPr>
  </w:style>
  <w:style w:type="character" w:styleId="BUASSubTitle2Char" w:customStyle="1">
    <w:name w:val="BUAS Sub Title 2 Char"/>
    <w:basedOn w:val="EndnoteTextChar"/>
    <w:link w:val="BUASSubTitle2"/>
    <w:rsid w:val="00E267E8"/>
    <w:rPr>
      <w:rFonts w:ascii="Open Sans Semibold" w:hAnsi="Open Sans Semibold"/>
      <w:color w:val="FFFFFF" w:themeColor="background1"/>
      <w:sz w:val="20"/>
      <w:szCs w:val="20"/>
      <w:lang w:val="en-GB"/>
    </w:rPr>
  </w:style>
  <w:style w:type="character" w:styleId="Heading2Char" w:customStyle="1">
    <w:name w:val="Heading 2 Char"/>
    <w:aliases w:val="BUAS Header Char"/>
    <w:basedOn w:val="DefaultParagraphFont"/>
    <w:link w:val="Heading2"/>
    <w:uiPriority w:val="9"/>
    <w:rsid w:val="00DE10F7"/>
    <w:rPr>
      <w:rFonts w:asciiTheme="majorHAnsi" w:hAnsiTheme="majorHAnsi" w:eastAsiaTheme="majorEastAsia" w:cstheme="majorBidi"/>
      <w:b/>
      <w:color w:val="3CB4E5" w:themeColor="accent1"/>
      <w:sz w:val="20"/>
      <w:szCs w:val="26"/>
      <w:lang w:val="en-GB"/>
    </w:rPr>
  </w:style>
  <w:style w:type="character" w:styleId="Heading3Char" w:customStyle="1">
    <w:name w:val="Heading 3 Char"/>
    <w:aliases w:val="BUAS Sub Header Char"/>
    <w:basedOn w:val="DefaultParagraphFont"/>
    <w:link w:val="Heading3"/>
    <w:uiPriority w:val="9"/>
    <w:rsid w:val="0080092D"/>
    <w:rPr>
      <w:rFonts w:ascii="Open Sans Semibold" w:hAnsi="Open Sans Semibold" w:eastAsiaTheme="majorEastAsia" w:cstheme="majorBidi"/>
      <w:color w:val="00416B" w:themeColor="accent2"/>
      <w:sz w:val="18"/>
      <w:szCs w:val="24"/>
      <w:lang w:val="en-GB"/>
    </w:rPr>
  </w:style>
  <w:style w:type="paragraph" w:styleId="ListParagraph">
    <w:name w:val="List Paragraph"/>
    <w:basedOn w:val="Normal"/>
    <w:link w:val="ListParagraphChar"/>
    <w:uiPriority w:val="34"/>
    <w:qFormat/>
    <w:rsid w:val="0025140E"/>
    <w:pPr>
      <w:ind w:left="720"/>
      <w:contextualSpacing/>
    </w:pPr>
  </w:style>
  <w:style w:type="paragraph" w:styleId="BUASBulletList" w:customStyle="1">
    <w:name w:val="BUAS Bullet List"/>
    <w:basedOn w:val="ListParagraph"/>
    <w:link w:val="BUASBulletListChar"/>
    <w:qFormat/>
    <w:rsid w:val="0025140E"/>
    <w:pPr>
      <w:numPr>
        <w:numId w:val="11"/>
      </w:numPr>
    </w:pPr>
  </w:style>
  <w:style w:type="paragraph" w:styleId="BUASPhotoCredit" w:customStyle="1">
    <w:name w:val="BUAS Photo Credit"/>
    <w:basedOn w:val="Normal"/>
    <w:link w:val="BUASPhotoCreditChar"/>
    <w:qFormat/>
    <w:rsid w:val="0051636C"/>
    <w:rPr>
      <w:color w:val="5B6670" w:themeColor="accent3"/>
      <w:sz w:val="16"/>
    </w:rPr>
  </w:style>
  <w:style w:type="character" w:styleId="ListParagraphChar" w:customStyle="1">
    <w:name w:val="List Paragraph Char"/>
    <w:basedOn w:val="DefaultParagraphFont"/>
    <w:link w:val="ListParagraph"/>
    <w:uiPriority w:val="34"/>
    <w:rsid w:val="0025140E"/>
    <w:rPr>
      <w:sz w:val="20"/>
      <w:lang w:val="en-GB"/>
    </w:rPr>
  </w:style>
  <w:style w:type="character" w:styleId="BUASBulletListChar" w:customStyle="1">
    <w:name w:val="BUAS Bullet List Char"/>
    <w:basedOn w:val="ListParagraphChar"/>
    <w:link w:val="BUASBulletList"/>
    <w:rsid w:val="0025140E"/>
    <w:rPr>
      <w:sz w:val="20"/>
      <w:lang w:val="en-GB"/>
    </w:rPr>
  </w:style>
  <w:style w:type="paragraph" w:styleId="FootnoteText">
    <w:name w:val="footnote text"/>
    <w:basedOn w:val="Footer"/>
    <w:link w:val="FootnoteTextChar"/>
    <w:unhideWhenUsed/>
    <w:rsid w:val="007C5AA1"/>
    <w:rPr>
      <w:color w:val="000000" w:themeColor="text1"/>
    </w:rPr>
  </w:style>
  <w:style w:type="character" w:styleId="BUASPhotoCreditChar" w:customStyle="1">
    <w:name w:val="BUAS Photo Credit Char"/>
    <w:basedOn w:val="DefaultParagraphFont"/>
    <w:link w:val="BUASPhotoCredit"/>
    <w:rsid w:val="0051636C"/>
    <w:rPr>
      <w:color w:val="5B6670" w:themeColor="accent3"/>
      <w:sz w:val="16"/>
      <w:lang w:val="en-GB"/>
    </w:rPr>
  </w:style>
  <w:style w:type="character" w:styleId="FootnoteTextChar" w:customStyle="1">
    <w:name w:val="Footnote Text Char"/>
    <w:basedOn w:val="DefaultParagraphFont"/>
    <w:link w:val="FootnoteText"/>
    <w:rsid w:val="007C5AA1"/>
    <w:rPr>
      <w:color w:val="000000" w:themeColor="text1"/>
      <w:sz w:val="18"/>
      <w:lang w:val="en-GB"/>
    </w:rPr>
  </w:style>
  <w:style w:type="table" w:styleId="TableGrid">
    <w:name w:val="Table Grid"/>
    <w:basedOn w:val="TableNormal"/>
    <w:uiPriority w:val="39"/>
    <w:rsid w:val="00AB55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sisalinea" w:customStyle="1">
    <w:name w:val="[Basisalinea]"/>
    <w:basedOn w:val="Normal"/>
    <w:uiPriority w:val="99"/>
    <w:rsid w:val="00B06317"/>
    <w:pPr>
      <w:suppressAutoHyphens/>
      <w:autoSpaceDE w:val="0"/>
      <w:autoSpaceDN w:val="0"/>
      <w:adjustRightInd w:val="0"/>
      <w:spacing w:line="288" w:lineRule="auto"/>
      <w:textAlignment w:val="center"/>
    </w:pPr>
    <w:rPr>
      <w:rFonts w:ascii="MinionPro-Regular" w:hAnsi="MinionPro-Regular" w:cs="MinionPro-Regular"/>
      <w:color w:val="000000"/>
      <w:spacing w:val="2"/>
      <w:sz w:val="24"/>
      <w:szCs w:val="24"/>
      <w:lang w:val="en-US"/>
    </w:rPr>
  </w:style>
  <w:style w:type="character" w:styleId="Bullet" w:customStyle="1">
    <w:name w:val="Bullet"/>
    <w:uiPriority w:val="99"/>
    <w:rsid w:val="002C29AD"/>
    <w:rPr>
      <w:color w:val="EE7623"/>
    </w:rPr>
  </w:style>
  <w:style w:type="paragraph" w:styleId="BUASIntroductionTitle" w:customStyle="1">
    <w:name w:val="BUAS Introduction Title"/>
    <w:basedOn w:val="Heading1"/>
    <w:link w:val="BUASIntroductionTitleChar"/>
    <w:qFormat/>
    <w:rsid w:val="00672DD3"/>
    <w:pPr>
      <w:numPr>
        <w:numId w:val="0"/>
      </w:numPr>
    </w:pPr>
  </w:style>
  <w:style w:type="paragraph" w:styleId="BUASIntroductionHeader" w:customStyle="1">
    <w:name w:val="BUAS Introduction Header"/>
    <w:basedOn w:val="Heading2"/>
    <w:link w:val="BUASIntroductionHeaderChar"/>
    <w:qFormat/>
    <w:rsid w:val="00DE10F7"/>
    <w:pPr>
      <w:numPr>
        <w:ilvl w:val="0"/>
        <w:numId w:val="0"/>
      </w:numPr>
    </w:pPr>
  </w:style>
  <w:style w:type="character" w:styleId="BUASIntroductionTitleChar" w:customStyle="1">
    <w:name w:val="BUAS Introduction Title Char"/>
    <w:basedOn w:val="Heading1Char"/>
    <w:link w:val="BUASIntroductionTitle"/>
    <w:rsid w:val="00672DD3"/>
    <w:rPr>
      <w:rFonts w:asciiTheme="majorHAnsi" w:hAnsiTheme="majorHAnsi" w:eastAsiaTheme="majorEastAsia" w:cstheme="majorBidi"/>
      <w:color w:val="ED7623" w:themeColor="text2"/>
      <w:sz w:val="38"/>
      <w:szCs w:val="32"/>
      <w:lang w:val="en-GB"/>
    </w:rPr>
  </w:style>
  <w:style w:type="paragraph" w:styleId="BUASIntroductionSubHeader" w:customStyle="1">
    <w:name w:val="BUAS Introduction Sub Header"/>
    <w:basedOn w:val="Heading3"/>
    <w:link w:val="BUASIntroductionSubHeaderChar"/>
    <w:qFormat/>
    <w:rsid w:val="00672DD3"/>
    <w:pPr>
      <w:numPr>
        <w:ilvl w:val="0"/>
        <w:numId w:val="0"/>
      </w:numPr>
    </w:pPr>
  </w:style>
  <w:style w:type="character" w:styleId="BUASIntroductionHeaderChar" w:customStyle="1">
    <w:name w:val="BUAS Introduction Header Char"/>
    <w:basedOn w:val="Heading2Char"/>
    <w:link w:val="BUASIntroductionHeader"/>
    <w:rsid w:val="00DE10F7"/>
    <w:rPr>
      <w:rFonts w:asciiTheme="majorHAnsi" w:hAnsiTheme="majorHAnsi" w:eastAsiaTheme="majorEastAsia" w:cstheme="majorBidi"/>
      <w:b/>
      <w:color w:val="3CB4E5" w:themeColor="accent1"/>
      <w:sz w:val="20"/>
      <w:szCs w:val="26"/>
      <w:lang w:val="en-GB"/>
    </w:rPr>
  </w:style>
  <w:style w:type="paragraph" w:styleId="BUASAppendix" w:customStyle="1">
    <w:name w:val="BUAS Appendix"/>
    <w:basedOn w:val="Heading1"/>
    <w:link w:val="BUASAppendixChar"/>
    <w:qFormat/>
    <w:rsid w:val="00A81445"/>
    <w:pPr>
      <w:numPr>
        <w:numId w:val="0"/>
      </w:numPr>
    </w:pPr>
    <w:rPr>
      <w:b/>
      <w:color w:val="3CB4E5" w:themeColor="accent1"/>
      <w:sz w:val="32"/>
    </w:rPr>
  </w:style>
  <w:style w:type="character" w:styleId="BUASIntroductionSubHeaderChar" w:customStyle="1">
    <w:name w:val="BUAS Introduction Sub Header Char"/>
    <w:basedOn w:val="Heading3Char"/>
    <w:link w:val="BUASIntroductionSubHeader"/>
    <w:rsid w:val="00672DD3"/>
    <w:rPr>
      <w:rFonts w:ascii="Open Sans Semibold" w:hAnsi="Open Sans Semibold" w:eastAsiaTheme="majorEastAsia" w:cstheme="majorBidi"/>
      <w:color w:val="00416B" w:themeColor="accent2"/>
      <w:sz w:val="18"/>
      <w:szCs w:val="24"/>
      <w:lang w:val="en-GB"/>
    </w:rPr>
  </w:style>
  <w:style w:type="character" w:styleId="Heading4Char" w:customStyle="1">
    <w:name w:val="Heading 4 Char"/>
    <w:basedOn w:val="DefaultParagraphFont"/>
    <w:link w:val="Heading4"/>
    <w:uiPriority w:val="9"/>
    <w:semiHidden/>
    <w:rsid w:val="00054F72"/>
    <w:rPr>
      <w:rFonts w:asciiTheme="majorHAnsi" w:hAnsiTheme="majorHAnsi" w:eastAsiaTheme="majorEastAsia" w:cstheme="majorBidi"/>
      <w:i/>
      <w:iCs/>
      <w:color w:val="198EBE" w:themeColor="accent1" w:themeShade="BF"/>
      <w:sz w:val="18"/>
      <w:lang w:val="en-GB"/>
    </w:rPr>
  </w:style>
  <w:style w:type="character" w:styleId="BUASAppendixChar" w:customStyle="1">
    <w:name w:val="BUAS Appendix Char"/>
    <w:basedOn w:val="Heading1Char"/>
    <w:link w:val="BUASAppendix"/>
    <w:rsid w:val="00A81445"/>
    <w:rPr>
      <w:rFonts w:asciiTheme="majorHAnsi" w:hAnsiTheme="majorHAnsi" w:eastAsiaTheme="majorEastAsia" w:cstheme="majorBidi"/>
      <w:b/>
      <w:color w:val="3CB4E5" w:themeColor="accent1"/>
      <w:sz w:val="32"/>
      <w:szCs w:val="32"/>
      <w:lang w:val="en-GB"/>
    </w:rPr>
  </w:style>
  <w:style w:type="paragraph" w:styleId="TOC1">
    <w:name w:val="toc 1"/>
    <w:basedOn w:val="Normal"/>
    <w:next w:val="Normal"/>
    <w:autoRedefine/>
    <w:uiPriority w:val="39"/>
    <w:unhideWhenUsed/>
    <w:rsid w:val="004668B7"/>
    <w:pPr>
      <w:pBdr>
        <w:top w:val="single" w:color="3CB4E5" w:themeColor="accent1" w:sz="4" w:space="1"/>
        <w:bottom w:val="single" w:color="3CB4E5" w:themeColor="accent1" w:sz="4" w:space="1"/>
      </w:pBdr>
      <w:tabs>
        <w:tab w:val="left" w:pos="567"/>
        <w:tab w:val="right" w:pos="9344"/>
      </w:tabs>
    </w:pPr>
    <w:rPr>
      <w:b/>
      <w:noProof/>
      <w:color w:val="00416B" w:themeColor="accent2"/>
      <w14:textOutline w14:w="9525" w14:cap="rnd" w14:cmpd="sng" w14:algn="ctr">
        <w14:noFill/>
        <w14:prstDash w14:val="solid"/>
        <w14:bevel/>
      </w14:textOutline>
    </w:rPr>
  </w:style>
  <w:style w:type="paragraph" w:styleId="TOC2">
    <w:name w:val="toc 2"/>
    <w:basedOn w:val="Normal"/>
    <w:next w:val="Normal"/>
    <w:autoRedefine/>
    <w:uiPriority w:val="39"/>
    <w:unhideWhenUsed/>
    <w:rsid w:val="004668B7"/>
    <w:pPr>
      <w:pBdr>
        <w:bottom w:val="single" w:color="3CB4E5" w:themeColor="accent1" w:sz="4" w:space="1"/>
        <w:between w:val="single" w:color="3CB4E5" w:themeColor="accent1" w:sz="4" w:space="1"/>
      </w:pBdr>
      <w:tabs>
        <w:tab w:val="left" w:pos="567"/>
        <w:tab w:val="right" w:pos="9344"/>
      </w:tabs>
    </w:pPr>
    <w:rPr>
      <w:noProof/>
    </w:rPr>
  </w:style>
  <w:style w:type="paragraph" w:styleId="TOC3">
    <w:name w:val="toc 3"/>
    <w:basedOn w:val="Normal"/>
    <w:next w:val="Normal"/>
    <w:autoRedefine/>
    <w:uiPriority w:val="39"/>
    <w:unhideWhenUsed/>
    <w:rsid w:val="004668B7"/>
    <w:pPr>
      <w:pBdr>
        <w:top w:val="single" w:color="3CB4E5" w:themeColor="accent1" w:sz="4" w:space="1"/>
        <w:bottom w:val="single" w:color="3CB4E5" w:themeColor="accent1" w:sz="4" w:space="1"/>
        <w:between w:val="single" w:color="3CB4E5" w:themeColor="accent1" w:sz="4" w:space="1"/>
      </w:pBdr>
      <w:tabs>
        <w:tab w:val="left" w:pos="567"/>
        <w:tab w:val="right" w:pos="9344"/>
      </w:tabs>
      <w:ind w:left="567"/>
    </w:pPr>
    <w:rPr>
      <w:b/>
      <w:noProof/>
      <w:color w:val="3CB4E5" w:themeColor="accent1"/>
    </w:rPr>
  </w:style>
  <w:style w:type="character" w:styleId="Hyperlink">
    <w:name w:val="Hyperlink"/>
    <w:basedOn w:val="DefaultParagraphFont"/>
    <w:uiPriority w:val="99"/>
    <w:unhideWhenUsed/>
    <w:rsid w:val="00054F72"/>
    <w:rPr>
      <w:color w:val="0563C1" w:themeColor="hyperlink"/>
      <w:u w:val="single"/>
    </w:rPr>
  </w:style>
  <w:style w:type="paragraph" w:styleId="Index4">
    <w:name w:val="index 4"/>
    <w:basedOn w:val="TOC3"/>
    <w:next w:val="Normal"/>
    <w:autoRedefine/>
    <w:uiPriority w:val="99"/>
    <w:unhideWhenUsed/>
    <w:rsid w:val="0068139F"/>
  </w:style>
  <w:style w:type="paragraph" w:styleId="BalloonText">
    <w:name w:val="Balloon Text"/>
    <w:basedOn w:val="Normal"/>
    <w:link w:val="BalloonTextChar"/>
    <w:uiPriority w:val="99"/>
    <w:semiHidden/>
    <w:unhideWhenUsed/>
    <w:rsid w:val="00C72F6E"/>
    <w:pPr>
      <w:spacing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C72F6E"/>
    <w:rPr>
      <w:rFonts w:ascii="Segoe UI" w:hAnsi="Segoe UI" w:cs="Segoe UI"/>
      <w:sz w:val="18"/>
      <w:szCs w:val="18"/>
      <w:lang w:val="en-GB"/>
    </w:rPr>
  </w:style>
  <w:style w:type="character" w:styleId="PlaceholderText">
    <w:name w:val="Placeholder Text"/>
    <w:basedOn w:val="DefaultParagraphFont"/>
    <w:uiPriority w:val="99"/>
    <w:semiHidden/>
    <w:rsid w:val="00834666"/>
    <w:rPr>
      <w:color w:val="808080"/>
    </w:rPr>
  </w:style>
  <w:style w:type="character" w:styleId="FootnoteReference">
    <w:name w:val="footnote reference"/>
    <w:basedOn w:val="DefaultParagraphFont"/>
    <w:semiHidden/>
    <w:unhideWhenUsed/>
    <w:rsid w:val="000668DE"/>
    <w:rPr>
      <w:vertAlign w:val="superscript"/>
    </w:rPr>
  </w:style>
  <w:style w:type="character" w:styleId="UnresolvedMention">
    <w:name w:val="Unresolved Mention"/>
    <w:basedOn w:val="DefaultParagraphFont"/>
    <w:uiPriority w:val="99"/>
    <w:semiHidden/>
    <w:unhideWhenUsed/>
    <w:rsid w:val="005D0B6A"/>
    <w:rPr>
      <w:color w:val="605E5C"/>
      <w:shd w:val="clear" w:color="auto" w:fill="E1DFDD"/>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w:type="character" w:styleId="normaltextrun" w:customStyle="true">
    <w:name w:val="normaltextrun"/>
    <w:basedOn w:val="DefaultParagraphFont"/>
    <w:rsid w:val="20B3E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openxmlformats.org/officeDocument/2006/relationships/header" Target="header3.xml" Id="rId18" /><Relationship Type="http://schemas.openxmlformats.org/officeDocument/2006/relationships/customXml" Target="../customXml/item3.xml" Id="rId3" /><Relationship Type="http://schemas.openxmlformats.org/officeDocument/2006/relationships/glossaryDocument" Target="glossary/document.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footer" Target="footer4.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22" /><Relationship Type="http://schemas.openxmlformats.org/officeDocument/2006/relationships/hyperlink" Target="mailto:heijligers.b@buas.nl" TargetMode="External" Id="Rd75b7eab7bd44e75" /><Relationship Type="http://schemas.openxmlformats.org/officeDocument/2006/relationships/hyperlink" Target="mailto:bhushan.n@buas.nl" TargetMode="External" Id="R7b6fef97dacb4a66" /><Relationship Type="http://schemas.openxmlformats.org/officeDocument/2006/relationships/comments" Target="/word/comments.xml" Id="R66ab5bb6b18f4b86" /><Relationship Type="http://schemas.microsoft.com/office/2011/relationships/people" Target="/word/people.xml" Id="R194044b34f8f4c8a" /><Relationship Type="http://schemas.microsoft.com/office/2011/relationships/commentsExtended" Target="/word/commentsExtended.xml" Id="R8b843fc769d4434d" /><Relationship Type="http://schemas.microsoft.com/office/2016/09/relationships/commentsIds" Target="/word/commentsIds.xml" Id="R2ecefea066994245" /><Relationship Type="http://schemas.microsoft.com/office/2018/08/relationships/commentsExtensible" Target="/word/commentsExtensible.xml" Id="R5fe295659fab4480"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G:\MSOffice\Templates\Templates%20BUAS\Templates%20Reports\Placeholder_v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C11E8E2F13F4E65AF3F8A91AE9E6CFD"/>
        <w:category>
          <w:name w:val="General"/>
          <w:gallery w:val="placeholder"/>
        </w:category>
        <w:types>
          <w:type w:val="bbPlcHdr"/>
        </w:types>
        <w:behaviors>
          <w:behavior w:val="content"/>
        </w:behaviors>
        <w:guid w:val="{B1A37A77-1D5F-4767-BCE1-EDFBF22BC365}"/>
      </w:docPartPr>
      <w:docPartBody>
        <w:p w:rsidR="00BA24C1" w:rsidRDefault="00BA24C1">
          <w:pPr>
            <w:pStyle w:val="AC11E8E2F13F4E65AF3F8A91AE9E6CFD"/>
          </w:pPr>
          <w:r w:rsidRPr="0031427E">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 Sans">
    <w:altName w:val="Calibri"/>
    <w:panose1 w:val="020B0604020202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Open Sans Semibold">
    <w:altName w:val="Calibri"/>
    <w:panose1 w:val="020B0604020202020204"/>
    <w:charset w:val="00"/>
    <w:family w:val="swiss"/>
    <w:pitch w:val="variable"/>
    <w:sig w:usb0="E00002EF" w:usb1="4000205B" w:usb2="00000028" w:usb3="00000000" w:csb0="0000019F" w:csb1="00000000"/>
  </w:font>
  <w:font w:name="MinionPro-Regular">
    <w:panose1 w:val="020B0604020202020204"/>
    <w:charset w:val="4D"/>
    <w:family w:val="auto"/>
    <w:notTrueType/>
    <w:pitch w:val="default"/>
    <w:sig w:usb0="00000003" w:usb1="00000000" w:usb2="00000000" w:usb3="00000000" w:csb0="00000001"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C1"/>
    <w:rsid w:val="001416FC"/>
    <w:rsid w:val="00252FE6"/>
    <w:rsid w:val="00466373"/>
    <w:rsid w:val="00630908"/>
    <w:rsid w:val="006C6959"/>
    <w:rsid w:val="008E4D9F"/>
    <w:rsid w:val="00903E3A"/>
    <w:rsid w:val="00AA64C0"/>
    <w:rsid w:val="00BA24C1"/>
    <w:rsid w:val="00BB5257"/>
    <w:rsid w:val="00DB36FF"/>
    <w:rsid w:val="00EA6F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C11E8E2F13F4E65AF3F8A91AE9E6CFD">
    <w:name w:val="AC11E8E2F13F4E65AF3F8A91AE9E6C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reda University">
      <a:dk1>
        <a:sysClr val="windowText" lastClr="000000"/>
      </a:dk1>
      <a:lt1>
        <a:sysClr val="window" lastClr="FFFFFF"/>
      </a:lt1>
      <a:dk2>
        <a:srgbClr val="ED7623"/>
      </a:dk2>
      <a:lt2>
        <a:srgbClr val="E7E6E6"/>
      </a:lt2>
      <a:accent1>
        <a:srgbClr val="3CB4E5"/>
      </a:accent1>
      <a:accent2>
        <a:srgbClr val="00416B"/>
      </a:accent2>
      <a:accent3>
        <a:srgbClr val="5B6670"/>
      </a:accent3>
      <a:accent4>
        <a:srgbClr val="FFC000"/>
      </a:accent4>
      <a:accent5>
        <a:srgbClr val="4472C4"/>
      </a:accent5>
      <a:accent6>
        <a:srgbClr val="70AD47"/>
      </a:accent6>
      <a:hlink>
        <a:srgbClr val="0563C1"/>
      </a:hlink>
      <a:folHlink>
        <a:srgbClr val="954F72"/>
      </a:folHlink>
    </a:clrScheme>
    <a:fontScheme name="Breda University">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06FA0A2AD4DA488583749EC2534234" ma:contentTypeVersion="8" ma:contentTypeDescription="Create a new document." ma:contentTypeScope="" ma:versionID="2f0df642594624f7fc3db1098387853f">
  <xsd:schema xmlns:xsd="http://www.w3.org/2001/XMLSchema" xmlns:xs="http://www.w3.org/2001/XMLSchema" xmlns:p="http://schemas.microsoft.com/office/2006/metadata/properties" xmlns:ns2="60348849-ecd6-40c5-8069-7b4f665118aa" targetNamespace="http://schemas.microsoft.com/office/2006/metadata/properties" ma:root="true" ma:fieldsID="9b148455189822cfcca8636589f0e618" ns2:_="">
    <xsd:import namespace="60348849-ecd6-40c5-8069-7b4f665118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348849-ecd6-40c5-8069-7b4f66511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2F633-BC29-4E74-A576-EFEFED056A23}">
  <ds:schemaRefs>
    <ds:schemaRef ds:uri="http://schemas.microsoft.com/sharepoint/v3/contenttype/forms"/>
  </ds:schemaRefs>
</ds:datastoreItem>
</file>

<file path=customXml/itemProps2.xml><?xml version="1.0" encoding="utf-8"?>
<ds:datastoreItem xmlns:ds="http://schemas.openxmlformats.org/officeDocument/2006/customXml" ds:itemID="{E6B11253-8969-42EC-B0FD-B0E32830D6BC}"/>
</file>

<file path=customXml/itemProps3.xml><?xml version="1.0" encoding="utf-8"?>
<ds:datastoreItem xmlns:ds="http://schemas.openxmlformats.org/officeDocument/2006/customXml" ds:itemID="{A3190125-6495-441B-994F-8D6882FB30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6F4120-C6DC-B64A-84B4-7CC56A3082A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G:\MSOffice\Templates\Templates BUAS\Templates Reports\Placeholder_v1.4.dotx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Steenis</dc:creator>
  <keywords/>
  <dc:description/>
  <lastModifiedBy>Heijligers, Bram</lastModifiedBy>
  <revision>26</revision>
  <lastPrinted>2018-06-16T11:12:00.0000000Z</lastPrinted>
  <dcterms:created xsi:type="dcterms:W3CDTF">2020-04-06T14:43:00.0000000Z</dcterms:created>
  <dcterms:modified xsi:type="dcterms:W3CDTF">2021-04-21T17:37:07.0970927Z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0x010100DB06FA0A2AD4DA488583749EC2534234</vt:lpwstr>
  </property>
</Properties>
</file>