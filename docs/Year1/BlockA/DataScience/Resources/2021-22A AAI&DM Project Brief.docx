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tasks/documenttasks1.xml" ContentType="application/vnd.ms-office.documenttask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16cid w16 w16cex wp14">
  <w:body>
    <w:p w:rsidR="00351AD5" w:rsidRDefault="00351AD5" w14:paraId="77842529" w14:textId="76113E16"/>
    <w:p w:rsidR="0051636C" w:rsidRDefault="0051636C" w14:paraId="23928E4E" w14:textId="77777777"/>
    <w:p w:rsidR="00D15FC2" w:rsidP="30EF9023" w:rsidRDefault="0E56E905" w14:paraId="462B9330" w14:textId="51FDC5E4" w14:noSpellErr="1">
      <w:r w:rsidR="0E56E905">
        <w:drawing>
          <wp:inline wp14:editId="230CA441" wp14:anchorId="2A5D0C5D">
            <wp:extent cx="6629446" cy="2849365"/>
            <wp:effectExtent l="0" t="0" r="0" b="0"/>
            <wp:docPr id="1692841327" name="Picture 1692841327" title=""/>
            <wp:cNvGraphicFramePr>
              <a:graphicFrameLocks noChangeAspect="1"/>
            </wp:cNvGraphicFramePr>
            <a:graphic>
              <a:graphicData uri="http://schemas.openxmlformats.org/drawingml/2006/picture">
                <pic:pic>
                  <pic:nvPicPr>
                    <pic:cNvPr id="0" name="Picture 1692841327"/>
                    <pic:cNvPicPr/>
                  </pic:nvPicPr>
                  <pic:blipFill>
                    <a:blip r:embed="Rfcd42b9e4bef40c4">
                      <a:extLst xmlns:a="http://schemas.openxmlformats.org/drawingml/2006/main">
                        <a:ext uri="{28A0092B-C50C-407E-A947-70E740481C1C}">
                          <a14:useLocalDpi xmlns:a14="http://schemas.microsoft.com/office/drawing/2010/main" val="0"/>
                        </a:ext>
                      </a:extLst>
                    </a:blip>
                    <a:srcRect l="3541" t="26296"/>
                    <a:stretch>
                      <a:fillRect/>
                    </a:stretch>
                  </pic:blipFill>
                  <pic:spPr>
                    <a:xfrm rot="0" flipH="0" flipV="0">
                      <a:off x="0" y="0"/>
                      <a:ext cx="6629446" cy="2849365"/>
                    </a:xfrm>
                    <a:prstGeom prst="rect">
                      <a:avLst/>
                    </a:prstGeom>
                  </pic:spPr>
                </pic:pic>
              </a:graphicData>
            </a:graphic>
          </wp:inline>
        </w:drawing>
      </w:r>
    </w:p>
    <w:p w:rsidR="00CE0A27" w:rsidP="00D15FC2" w:rsidRDefault="00CE0A27" w14:paraId="1B68B0E9" w14:textId="41C2850F">
      <w:pPr>
        <w:jc w:val="center"/>
        <w:rPr>
          <w:b/>
          <w:bCs/>
          <w:sz w:val="52"/>
          <w:szCs w:val="52"/>
        </w:rPr>
      </w:pPr>
    </w:p>
    <w:p w:rsidR="00D15FC2" w:rsidP="5045477B" w:rsidRDefault="1AC6FC6D" w14:paraId="6FB0B85E" w14:textId="66D40E3C">
      <w:pPr>
        <w:jc w:val="center"/>
        <w:rPr>
          <w:b/>
          <w:bCs/>
          <w:sz w:val="52"/>
          <w:szCs w:val="52"/>
        </w:rPr>
      </w:pPr>
      <w:r w:rsidRPr="79351AA3">
        <w:rPr>
          <w:b/>
          <w:bCs/>
          <w:sz w:val="52"/>
          <w:szCs w:val="52"/>
        </w:rPr>
        <w:t>Y</w:t>
      </w:r>
      <w:r w:rsidRPr="79351AA3" w:rsidR="1E5AF274">
        <w:rPr>
          <w:b/>
          <w:bCs/>
          <w:sz w:val="52"/>
          <w:szCs w:val="52"/>
        </w:rPr>
        <w:t>1A</w:t>
      </w:r>
      <w:r w:rsidRPr="79351AA3">
        <w:rPr>
          <w:b/>
          <w:bCs/>
          <w:sz w:val="52"/>
          <w:szCs w:val="52"/>
        </w:rPr>
        <w:t xml:space="preserve"> 2021</w:t>
      </w:r>
    </w:p>
    <w:p w:rsidR="00D15FC2" w:rsidP="00D15FC2" w:rsidRDefault="00D15FC2" w14:paraId="699DDB64" w14:textId="59DEE615">
      <w:pPr>
        <w:jc w:val="center"/>
        <w:rPr>
          <w:sz w:val="44"/>
          <w:szCs w:val="44"/>
        </w:rPr>
      </w:pPr>
      <w:r w:rsidRPr="2E4360BC">
        <w:rPr>
          <w:sz w:val="44"/>
          <w:szCs w:val="44"/>
        </w:rPr>
        <w:t>Project Brief</w:t>
      </w:r>
    </w:p>
    <w:p w:rsidR="00D15FC2" w:rsidP="00D15FC2" w:rsidRDefault="00D15FC2" w14:paraId="67F6853C" w14:textId="77777777"/>
    <w:p w:rsidR="00D15FC2" w:rsidP="00D15FC2" w:rsidRDefault="00D15FC2" w14:paraId="77623CF0" w14:textId="77777777"/>
    <w:p w:rsidR="00D15FC2" w:rsidP="00D15FC2" w:rsidRDefault="00D15FC2" w14:paraId="0EC8C3D8" w14:textId="20558CE7">
      <w:r>
        <w:t>Academic year: 202</w:t>
      </w:r>
      <w:r w:rsidR="3477BD64">
        <w:t>1</w:t>
      </w:r>
      <w:r>
        <w:t>-202</w:t>
      </w:r>
      <w:r w:rsidR="67AB4E68">
        <w:t>2</w:t>
      </w:r>
    </w:p>
    <w:p w:rsidR="00D15FC2" w:rsidP="00D15FC2" w:rsidRDefault="00D15FC2" w14:paraId="470DE44D" w14:textId="3A94B73D">
      <w:r>
        <w:t xml:space="preserve">Educational year: Year </w:t>
      </w:r>
      <w:r w:rsidR="67AB4E68">
        <w:t>1</w:t>
      </w:r>
    </w:p>
    <w:p w:rsidR="00D15FC2" w:rsidP="00D15FC2" w:rsidRDefault="00D15FC2" w14:paraId="7AFC259A" w14:textId="1D03C837">
      <w:pPr>
        <w:rPr>
          <w:color w:val="B7B7B7"/>
        </w:rPr>
      </w:pPr>
      <w:r>
        <w:t xml:space="preserve">Block: Block </w:t>
      </w:r>
      <w:r w:rsidR="235E32B8">
        <w:t>A</w:t>
      </w:r>
    </w:p>
    <w:p w:rsidR="00D15FC2" w:rsidP="00D15FC2" w:rsidRDefault="00D15FC2" w14:paraId="363B77A9" w14:textId="77777777">
      <w:r>
        <w:t>Credits: 15 ECTS</w:t>
      </w:r>
    </w:p>
    <w:p w:rsidR="00D15FC2" w:rsidP="00D15FC2" w:rsidRDefault="00D15FC2" w14:paraId="67B79142" w14:textId="272D8C7E">
      <w:r>
        <w:t xml:space="preserve">Osiris Code: </w:t>
      </w:r>
    </w:p>
    <w:p w:rsidR="00D15FC2" w:rsidP="00D15FC2" w:rsidRDefault="00D15FC2" w14:paraId="7B732E80" w14:textId="10FB00AB">
      <w:r>
        <w:t xml:space="preserve">Last update: </w:t>
      </w:r>
    </w:p>
    <w:p w:rsidR="5045477B" w:rsidP="5045477B" w:rsidRDefault="5045477B" w14:paraId="2020F701" w14:textId="47E79A74">
      <w:pPr>
        <w:rPr>
          <w:szCs w:val="18"/>
        </w:rPr>
      </w:pPr>
    </w:p>
    <w:p w:rsidRPr="004C731D" w:rsidR="00D15FC2" w:rsidP="00D15FC2" w:rsidRDefault="00D15FC2" w14:paraId="0CCBED66" w14:textId="77777777">
      <w:r>
        <w:t xml:space="preserve">Contact: </w:t>
      </w:r>
    </w:p>
    <w:p w:rsidR="00D15FC2" w:rsidRDefault="00D15FC2" w14:paraId="707C58A8" w14:textId="22DC307B">
      <w:pPr>
        <w:spacing w:after="200" w:line="276" w:lineRule="auto"/>
        <w:rPr>
          <w:lang w:val="nl-NL"/>
        </w:rPr>
      </w:pPr>
    </w:p>
    <w:p w:rsidR="00D15FC2" w:rsidRDefault="00D15FC2" w14:paraId="1F584E24" w14:textId="743CA257">
      <w:pPr>
        <w:spacing w:after="200" w:line="276" w:lineRule="auto"/>
        <w:rPr>
          <w:lang w:val="nl-NL"/>
        </w:rPr>
      </w:pPr>
      <w:r>
        <w:rPr>
          <w:lang w:val="nl-NL"/>
        </w:rPr>
        <w:br w:type="page"/>
      </w:r>
    </w:p>
    <w:sdt>
      <w:sdtPr>
        <w:rPr>
          <w:rFonts w:asciiTheme="minorHAnsi" w:hAnsiTheme="minorHAnsi" w:eastAsiaTheme="minorHAnsi" w:cstheme="minorBidi"/>
          <w:color w:val="auto"/>
          <w:sz w:val="18"/>
          <w:szCs w:val="22"/>
          <w:lang w:val="en-GB"/>
        </w:rPr>
        <w:id w:val="432402686"/>
        <w:docPartObj>
          <w:docPartGallery w:val="Table of Contents"/>
          <w:docPartUnique/>
        </w:docPartObj>
      </w:sdtPr>
      <w:sdtEndPr>
        <w:rPr>
          <w:b/>
          <w:bCs/>
          <w:noProof/>
        </w:rPr>
      </w:sdtEndPr>
      <w:sdtContent>
        <w:p w:rsidR="005B670A" w:rsidRDefault="005B670A" w14:paraId="193F537A" w14:textId="771F6CDD">
          <w:pPr>
            <w:pStyle w:val="TOCHeading"/>
          </w:pPr>
          <w:r>
            <w:t>Contents</w:t>
          </w:r>
        </w:p>
        <w:p w:rsidR="00F1115C" w:rsidRDefault="005B670A" w14:paraId="77A53999" w14:textId="6289539A">
          <w:pPr>
            <w:pStyle w:val="TOC1"/>
            <w:rPr>
              <w:rFonts w:eastAsiaTheme="minorEastAsia"/>
              <w:b w:val="0"/>
              <w:color w:val="auto"/>
              <w:sz w:val="22"/>
              <w:lang w:val="en-US"/>
              <w14:textOutline w14:w="0" w14:cap="rnd" w14:cmpd="sng" w14:algn="ctr">
                <w14:noFill/>
                <w14:prstDash w14:val="solid"/>
                <w14:bevel/>
              </w14:textOutline>
            </w:rPr>
          </w:pPr>
          <w:r>
            <w:fldChar w:fldCharType="begin"/>
          </w:r>
          <w:r>
            <w:instrText xml:space="preserve"> TOC \o "1-3" \h \z \u </w:instrText>
          </w:r>
          <w:r>
            <w:fldChar w:fldCharType="separate"/>
          </w:r>
          <w:hyperlink w:history="1" w:anchor="_Toc72233233">
            <w:r w:rsidRPr="00AF6AA7" w:rsidR="00F1115C">
              <w:rPr>
                <w:rStyle w:val="Hyperlink"/>
              </w:rPr>
              <w:t>1</w:t>
            </w:r>
            <w:r w:rsidR="00F1115C">
              <w:rPr>
                <w:rFonts w:eastAsiaTheme="minorEastAsia"/>
                <w:b w:val="0"/>
                <w:color w:val="auto"/>
                <w:sz w:val="22"/>
                <w:lang w:val="en-US"/>
                <w14:textOutline w14:w="0" w14:cap="rnd" w14:cmpd="sng" w14:algn="ctr">
                  <w14:noFill/>
                  <w14:prstDash w14:val="solid"/>
                  <w14:bevel/>
                </w14:textOutline>
              </w:rPr>
              <w:tab/>
            </w:r>
            <w:r w:rsidRPr="00AF6AA7" w:rsidR="00F1115C">
              <w:rPr>
                <w:rStyle w:val="Hyperlink"/>
              </w:rPr>
              <w:t>Project Brief</w:t>
            </w:r>
            <w:r w:rsidR="00F1115C">
              <w:rPr>
                <w:webHidden/>
              </w:rPr>
              <w:tab/>
            </w:r>
            <w:r w:rsidR="00F1115C">
              <w:rPr>
                <w:webHidden/>
              </w:rPr>
              <w:fldChar w:fldCharType="begin"/>
            </w:r>
            <w:r w:rsidR="00F1115C">
              <w:rPr>
                <w:webHidden/>
              </w:rPr>
              <w:instrText xml:space="preserve"> PAGEREF _Toc72233233 \h </w:instrText>
            </w:r>
            <w:r w:rsidR="00F1115C">
              <w:rPr>
                <w:webHidden/>
              </w:rPr>
            </w:r>
            <w:r w:rsidR="00F1115C">
              <w:rPr>
                <w:webHidden/>
              </w:rPr>
              <w:fldChar w:fldCharType="separate"/>
            </w:r>
            <w:r w:rsidR="00F1115C">
              <w:rPr>
                <w:webHidden/>
              </w:rPr>
              <w:t>3</w:t>
            </w:r>
            <w:r w:rsidR="00F1115C">
              <w:rPr>
                <w:webHidden/>
              </w:rPr>
              <w:fldChar w:fldCharType="end"/>
            </w:r>
          </w:hyperlink>
        </w:p>
        <w:p w:rsidR="00F1115C" w:rsidRDefault="00F1115C" w14:paraId="189F9321" w14:textId="64C8FCCA">
          <w:pPr>
            <w:pStyle w:val="TOC2"/>
            <w:rPr>
              <w:rFonts w:eastAsiaTheme="minorEastAsia"/>
              <w:sz w:val="22"/>
              <w:lang w:val="en-US"/>
            </w:rPr>
          </w:pPr>
          <w:hyperlink w:history="1" w:anchor="_Toc72233234">
            <w:r w:rsidRPr="00AF6AA7">
              <w:rPr>
                <w:rStyle w:val="Hyperlink"/>
              </w:rPr>
              <w:t>1.1</w:t>
            </w:r>
            <w:r>
              <w:rPr>
                <w:rFonts w:eastAsiaTheme="minorEastAsia"/>
                <w:sz w:val="22"/>
                <w:lang w:val="en-US"/>
              </w:rPr>
              <w:tab/>
            </w:r>
            <w:r w:rsidRPr="00AF6AA7">
              <w:rPr>
                <w:rStyle w:val="Hyperlink"/>
              </w:rPr>
              <w:t>Brief Outline</w:t>
            </w:r>
            <w:r>
              <w:rPr>
                <w:webHidden/>
              </w:rPr>
              <w:tab/>
            </w:r>
            <w:r>
              <w:rPr>
                <w:webHidden/>
              </w:rPr>
              <w:fldChar w:fldCharType="begin"/>
            </w:r>
            <w:r>
              <w:rPr>
                <w:webHidden/>
              </w:rPr>
              <w:instrText xml:space="preserve"> PAGEREF _Toc72233234 \h </w:instrText>
            </w:r>
            <w:r>
              <w:rPr>
                <w:webHidden/>
              </w:rPr>
            </w:r>
            <w:r>
              <w:rPr>
                <w:webHidden/>
              </w:rPr>
              <w:fldChar w:fldCharType="separate"/>
            </w:r>
            <w:r>
              <w:rPr>
                <w:webHidden/>
              </w:rPr>
              <w:t>3</w:t>
            </w:r>
            <w:r>
              <w:rPr>
                <w:webHidden/>
              </w:rPr>
              <w:fldChar w:fldCharType="end"/>
            </w:r>
          </w:hyperlink>
        </w:p>
        <w:p w:rsidR="00F1115C" w:rsidRDefault="00F1115C" w14:paraId="3CDC05DF" w14:textId="403FAAFE">
          <w:pPr>
            <w:pStyle w:val="TOC2"/>
            <w:rPr>
              <w:rFonts w:eastAsiaTheme="minorEastAsia"/>
              <w:sz w:val="22"/>
              <w:lang w:val="en-US"/>
            </w:rPr>
          </w:pPr>
          <w:hyperlink w:history="1" w:anchor="_Toc72233235">
            <w:r w:rsidRPr="00AF6AA7">
              <w:rPr>
                <w:rStyle w:val="Hyperlink"/>
                <w:lang w:val="en-US"/>
              </w:rPr>
              <w:t>1.2</w:t>
            </w:r>
            <w:r>
              <w:rPr>
                <w:rFonts w:eastAsiaTheme="minorEastAsia"/>
                <w:sz w:val="22"/>
                <w:lang w:val="en-US"/>
              </w:rPr>
              <w:tab/>
            </w:r>
            <w:r w:rsidRPr="00AF6AA7">
              <w:rPr>
                <w:rStyle w:val="Hyperlink"/>
                <w:lang w:val="en-US"/>
              </w:rPr>
              <w:t>Project Kick-Off</w:t>
            </w:r>
            <w:r>
              <w:rPr>
                <w:webHidden/>
              </w:rPr>
              <w:tab/>
            </w:r>
            <w:r>
              <w:rPr>
                <w:webHidden/>
              </w:rPr>
              <w:fldChar w:fldCharType="begin"/>
            </w:r>
            <w:r>
              <w:rPr>
                <w:webHidden/>
              </w:rPr>
              <w:instrText xml:space="preserve"> PAGEREF _Toc72233235 \h </w:instrText>
            </w:r>
            <w:r>
              <w:rPr>
                <w:webHidden/>
              </w:rPr>
            </w:r>
            <w:r>
              <w:rPr>
                <w:webHidden/>
              </w:rPr>
              <w:fldChar w:fldCharType="separate"/>
            </w:r>
            <w:r>
              <w:rPr>
                <w:webHidden/>
              </w:rPr>
              <w:t>3</w:t>
            </w:r>
            <w:r>
              <w:rPr>
                <w:webHidden/>
              </w:rPr>
              <w:fldChar w:fldCharType="end"/>
            </w:r>
          </w:hyperlink>
        </w:p>
        <w:p w:rsidR="00F1115C" w:rsidRDefault="00F1115C" w14:paraId="5FDA0E48" w14:textId="4D922F5C">
          <w:pPr>
            <w:pStyle w:val="TOC2"/>
            <w:rPr>
              <w:rFonts w:eastAsiaTheme="minorEastAsia"/>
              <w:sz w:val="22"/>
              <w:lang w:val="en-US"/>
            </w:rPr>
          </w:pPr>
          <w:hyperlink w:history="1" w:anchor="_Toc72233236">
            <w:r w:rsidRPr="00AF6AA7">
              <w:rPr>
                <w:rStyle w:val="Hyperlink"/>
                <w:lang w:val="en-US"/>
              </w:rPr>
              <w:t>1.3</w:t>
            </w:r>
            <w:r>
              <w:rPr>
                <w:rFonts w:eastAsiaTheme="minorEastAsia"/>
                <w:sz w:val="22"/>
                <w:lang w:val="en-US"/>
              </w:rPr>
              <w:tab/>
            </w:r>
            <w:r w:rsidRPr="00AF6AA7">
              <w:rPr>
                <w:rStyle w:val="Hyperlink"/>
                <w:lang w:val="en-US"/>
              </w:rPr>
              <w:t>Competency Profile and Dublin descriptor</w:t>
            </w:r>
            <w:r>
              <w:rPr>
                <w:webHidden/>
              </w:rPr>
              <w:tab/>
            </w:r>
            <w:r>
              <w:rPr>
                <w:webHidden/>
              </w:rPr>
              <w:fldChar w:fldCharType="begin"/>
            </w:r>
            <w:r>
              <w:rPr>
                <w:webHidden/>
              </w:rPr>
              <w:instrText xml:space="preserve"> PAGEREF _Toc72233236 \h </w:instrText>
            </w:r>
            <w:r>
              <w:rPr>
                <w:webHidden/>
              </w:rPr>
            </w:r>
            <w:r>
              <w:rPr>
                <w:webHidden/>
              </w:rPr>
              <w:fldChar w:fldCharType="separate"/>
            </w:r>
            <w:r>
              <w:rPr>
                <w:webHidden/>
              </w:rPr>
              <w:t>3</w:t>
            </w:r>
            <w:r>
              <w:rPr>
                <w:webHidden/>
              </w:rPr>
              <w:fldChar w:fldCharType="end"/>
            </w:r>
          </w:hyperlink>
        </w:p>
        <w:p w:rsidR="00F1115C" w:rsidRDefault="00F1115C" w14:paraId="4B62CAEE" w14:textId="16DD76CB">
          <w:pPr>
            <w:pStyle w:val="TOC3"/>
            <w:tabs>
              <w:tab w:val="left" w:pos="1540"/>
            </w:tabs>
            <w:rPr>
              <w:rFonts w:eastAsiaTheme="minorEastAsia"/>
              <w:b w:val="0"/>
              <w:color w:val="auto"/>
              <w:sz w:val="22"/>
              <w:lang w:val="en-US"/>
            </w:rPr>
          </w:pPr>
          <w:hyperlink w:history="1" w:anchor="_Toc72233237">
            <w:r w:rsidRPr="00AF6AA7">
              <w:rPr>
                <w:rStyle w:val="Hyperlink"/>
                <w:lang w:val="en-US"/>
              </w:rPr>
              <w:t>1.3.1</w:t>
            </w:r>
            <w:r>
              <w:rPr>
                <w:rFonts w:eastAsiaTheme="minorEastAsia"/>
                <w:b w:val="0"/>
                <w:color w:val="auto"/>
                <w:sz w:val="22"/>
                <w:lang w:val="en-US"/>
              </w:rPr>
              <w:tab/>
            </w:r>
            <w:r w:rsidRPr="00AF6AA7">
              <w:rPr>
                <w:rStyle w:val="Hyperlink"/>
                <w:lang w:val="en-US"/>
              </w:rPr>
              <w:t xml:space="preserve">Competency </w:t>
            </w:r>
            <w:r w:rsidRPr="00AF6AA7">
              <w:rPr>
                <w:rStyle w:val="Hyperlink"/>
                <w:bCs/>
                <w:lang w:val="en-US"/>
              </w:rPr>
              <w:t>4:</w:t>
            </w:r>
            <w:r w:rsidRPr="00AF6AA7">
              <w:rPr>
                <w:rStyle w:val="Hyperlink"/>
                <w:lang w:val="en-US"/>
              </w:rPr>
              <w:t xml:space="preserve"> Research &amp; Analysis </w:t>
            </w:r>
            <w:r w:rsidRPr="00AF6AA7">
              <w:rPr>
                <w:rStyle w:val="Hyperlink"/>
                <w:highlight w:val="yellow"/>
                <w:lang w:val="en-US"/>
              </w:rPr>
              <w:t>Replace</w:t>
            </w:r>
            <w:r>
              <w:rPr>
                <w:webHidden/>
              </w:rPr>
              <w:tab/>
            </w:r>
            <w:r>
              <w:rPr>
                <w:webHidden/>
              </w:rPr>
              <w:fldChar w:fldCharType="begin"/>
            </w:r>
            <w:r>
              <w:rPr>
                <w:webHidden/>
              </w:rPr>
              <w:instrText xml:space="preserve"> PAGEREF _Toc72233237 \h </w:instrText>
            </w:r>
            <w:r>
              <w:rPr>
                <w:webHidden/>
              </w:rPr>
            </w:r>
            <w:r>
              <w:rPr>
                <w:webHidden/>
              </w:rPr>
              <w:fldChar w:fldCharType="separate"/>
            </w:r>
            <w:r>
              <w:rPr>
                <w:webHidden/>
              </w:rPr>
              <w:t>3</w:t>
            </w:r>
            <w:r>
              <w:rPr>
                <w:webHidden/>
              </w:rPr>
              <w:fldChar w:fldCharType="end"/>
            </w:r>
          </w:hyperlink>
        </w:p>
        <w:p w:rsidR="00F1115C" w:rsidRDefault="00F1115C" w14:paraId="280FE015" w14:textId="32519953">
          <w:pPr>
            <w:pStyle w:val="TOC3"/>
            <w:rPr>
              <w:rFonts w:eastAsiaTheme="minorEastAsia"/>
              <w:b w:val="0"/>
              <w:color w:val="auto"/>
              <w:sz w:val="22"/>
              <w:lang w:val="en-US"/>
            </w:rPr>
          </w:pPr>
          <w:hyperlink w:history="1" w:anchor="_Toc72233238">
            <w:r w:rsidRPr="00AF6AA7">
              <w:rPr>
                <w:rStyle w:val="Hyperlink"/>
                <w:lang w:val="en-US"/>
              </w:rPr>
              <w:t xml:space="preserve">1.3.2 Competency </w:t>
            </w:r>
            <w:r w:rsidRPr="00AF6AA7">
              <w:rPr>
                <w:rStyle w:val="Hyperlink"/>
                <w:bCs/>
                <w:lang w:val="en-US"/>
              </w:rPr>
              <w:t>5:</w:t>
            </w:r>
            <w:r w:rsidRPr="00AF6AA7">
              <w:rPr>
                <w:rStyle w:val="Hyperlink"/>
                <w:lang w:val="en-US"/>
              </w:rPr>
              <w:t xml:space="preserve"> Conceptualizing</w:t>
            </w:r>
            <w:r>
              <w:rPr>
                <w:webHidden/>
              </w:rPr>
              <w:tab/>
            </w:r>
            <w:r>
              <w:rPr>
                <w:webHidden/>
              </w:rPr>
              <w:fldChar w:fldCharType="begin"/>
            </w:r>
            <w:r>
              <w:rPr>
                <w:webHidden/>
              </w:rPr>
              <w:instrText xml:space="preserve"> PAGEREF _Toc72233238 \h </w:instrText>
            </w:r>
            <w:r>
              <w:rPr>
                <w:webHidden/>
              </w:rPr>
            </w:r>
            <w:r>
              <w:rPr>
                <w:webHidden/>
              </w:rPr>
              <w:fldChar w:fldCharType="separate"/>
            </w:r>
            <w:r>
              <w:rPr>
                <w:webHidden/>
              </w:rPr>
              <w:t>3</w:t>
            </w:r>
            <w:r>
              <w:rPr>
                <w:webHidden/>
              </w:rPr>
              <w:fldChar w:fldCharType="end"/>
            </w:r>
          </w:hyperlink>
        </w:p>
        <w:p w:rsidR="00F1115C" w:rsidRDefault="00F1115C" w14:paraId="04145462" w14:textId="6ADA6524">
          <w:pPr>
            <w:pStyle w:val="TOC2"/>
            <w:rPr>
              <w:rFonts w:eastAsiaTheme="minorEastAsia"/>
              <w:sz w:val="22"/>
              <w:lang w:val="en-US"/>
            </w:rPr>
          </w:pPr>
          <w:hyperlink w:history="1" w:anchor="_Toc72233239">
            <w:r w:rsidRPr="00AF6AA7">
              <w:rPr>
                <w:rStyle w:val="Hyperlink"/>
              </w:rPr>
              <w:t>1.4</w:t>
            </w:r>
            <w:r>
              <w:rPr>
                <w:rFonts w:eastAsiaTheme="minorEastAsia"/>
                <w:sz w:val="22"/>
                <w:lang w:val="en-US"/>
              </w:rPr>
              <w:tab/>
            </w:r>
            <w:r w:rsidRPr="00AF6AA7">
              <w:rPr>
                <w:rStyle w:val="Hyperlink"/>
              </w:rPr>
              <w:t>Learning Objectives</w:t>
            </w:r>
            <w:r>
              <w:rPr>
                <w:webHidden/>
              </w:rPr>
              <w:tab/>
            </w:r>
            <w:r>
              <w:rPr>
                <w:webHidden/>
              </w:rPr>
              <w:fldChar w:fldCharType="begin"/>
            </w:r>
            <w:r>
              <w:rPr>
                <w:webHidden/>
              </w:rPr>
              <w:instrText xml:space="preserve"> PAGEREF _Toc72233239 \h </w:instrText>
            </w:r>
            <w:r>
              <w:rPr>
                <w:webHidden/>
              </w:rPr>
            </w:r>
            <w:r>
              <w:rPr>
                <w:webHidden/>
              </w:rPr>
              <w:fldChar w:fldCharType="separate"/>
            </w:r>
            <w:r>
              <w:rPr>
                <w:webHidden/>
              </w:rPr>
              <w:t>3</w:t>
            </w:r>
            <w:r>
              <w:rPr>
                <w:webHidden/>
              </w:rPr>
              <w:fldChar w:fldCharType="end"/>
            </w:r>
          </w:hyperlink>
        </w:p>
        <w:p w:rsidR="00F1115C" w:rsidRDefault="00F1115C" w14:paraId="1AF5E369" w14:textId="79A9DF83">
          <w:pPr>
            <w:pStyle w:val="TOC3"/>
            <w:tabs>
              <w:tab w:val="left" w:pos="1540"/>
            </w:tabs>
            <w:rPr>
              <w:rFonts w:eastAsiaTheme="minorEastAsia"/>
              <w:b w:val="0"/>
              <w:color w:val="auto"/>
              <w:sz w:val="22"/>
              <w:lang w:val="en-US"/>
            </w:rPr>
          </w:pPr>
          <w:hyperlink w:history="1" w:anchor="_Toc72233240">
            <w:r w:rsidRPr="00AF6AA7">
              <w:rPr>
                <w:rStyle w:val="Hyperlink"/>
              </w:rPr>
              <w:t>1.4.1</w:t>
            </w:r>
            <w:r>
              <w:rPr>
                <w:rFonts w:eastAsiaTheme="minorEastAsia"/>
                <w:b w:val="0"/>
                <w:color w:val="auto"/>
                <w:sz w:val="22"/>
                <w:lang w:val="en-US"/>
              </w:rPr>
              <w:tab/>
            </w:r>
            <w:r w:rsidRPr="00AF6AA7">
              <w:rPr>
                <w:rStyle w:val="Hyperlink"/>
              </w:rPr>
              <w:t>Personal Development &amp; Academic Practice</w:t>
            </w:r>
            <w:r>
              <w:rPr>
                <w:webHidden/>
              </w:rPr>
              <w:tab/>
            </w:r>
            <w:r>
              <w:rPr>
                <w:webHidden/>
              </w:rPr>
              <w:fldChar w:fldCharType="begin"/>
            </w:r>
            <w:r>
              <w:rPr>
                <w:webHidden/>
              </w:rPr>
              <w:instrText xml:space="preserve"> PAGEREF _Toc72233240 \h </w:instrText>
            </w:r>
            <w:r>
              <w:rPr>
                <w:webHidden/>
              </w:rPr>
            </w:r>
            <w:r>
              <w:rPr>
                <w:webHidden/>
              </w:rPr>
              <w:fldChar w:fldCharType="separate"/>
            </w:r>
            <w:r>
              <w:rPr>
                <w:webHidden/>
              </w:rPr>
              <w:t>3</w:t>
            </w:r>
            <w:r>
              <w:rPr>
                <w:webHidden/>
              </w:rPr>
              <w:fldChar w:fldCharType="end"/>
            </w:r>
          </w:hyperlink>
        </w:p>
        <w:p w:rsidR="00F1115C" w:rsidRDefault="00F1115C" w14:paraId="6621E246" w14:textId="2D1FF7D7">
          <w:pPr>
            <w:pStyle w:val="TOC3"/>
            <w:tabs>
              <w:tab w:val="left" w:pos="1540"/>
            </w:tabs>
            <w:rPr>
              <w:rFonts w:eastAsiaTheme="minorEastAsia"/>
              <w:b w:val="0"/>
              <w:color w:val="auto"/>
              <w:sz w:val="22"/>
              <w:lang w:val="en-US"/>
            </w:rPr>
          </w:pPr>
          <w:hyperlink w:history="1" w:anchor="_Toc72233241">
            <w:r w:rsidRPr="00AF6AA7">
              <w:rPr>
                <w:rStyle w:val="Hyperlink"/>
              </w:rPr>
              <w:t>1.4.2</w:t>
            </w:r>
            <w:r>
              <w:rPr>
                <w:rFonts w:eastAsiaTheme="minorEastAsia"/>
                <w:b w:val="0"/>
                <w:color w:val="auto"/>
                <w:sz w:val="22"/>
                <w:lang w:val="en-US"/>
              </w:rPr>
              <w:tab/>
            </w:r>
            <w:r w:rsidRPr="00AF6AA7">
              <w:rPr>
                <w:rStyle w:val="Hyperlink"/>
              </w:rPr>
              <w:t>Professional Practice</w:t>
            </w:r>
            <w:r>
              <w:rPr>
                <w:webHidden/>
              </w:rPr>
              <w:tab/>
            </w:r>
            <w:r>
              <w:rPr>
                <w:webHidden/>
              </w:rPr>
              <w:fldChar w:fldCharType="begin"/>
            </w:r>
            <w:r>
              <w:rPr>
                <w:webHidden/>
              </w:rPr>
              <w:instrText xml:space="preserve"> PAGEREF _Toc72233241 \h </w:instrText>
            </w:r>
            <w:r>
              <w:rPr>
                <w:webHidden/>
              </w:rPr>
            </w:r>
            <w:r>
              <w:rPr>
                <w:webHidden/>
              </w:rPr>
              <w:fldChar w:fldCharType="separate"/>
            </w:r>
            <w:r>
              <w:rPr>
                <w:webHidden/>
              </w:rPr>
              <w:t>3</w:t>
            </w:r>
            <w:r>
              <w:rPr>
                <w:webHidden/>
              </w:rPr>
              <w:fldChar w:fldCharType="end"/>
            </w:r>
          </w:hyperlink>
        </w:p>
        <w:p w:rsidR="00F1115C" w:rsidRDefault="00F1115C" w14:paraId="3CF27AEF" w14:textId="66AECC35">
          <w:pPr>
            <w:pStyle w:val="TOC3"/>
            <w:tabs>
              <w:tab w:val="left" w:pos="1540"/>
            </w:tabs>
            <w:rPr>
              <w:rFonts w:eastAsiaTheme="minorEastAsia"/>
              <w:b w:val="0"/>
              <w:color w:val="auto"/>
              <w:sz w:val="22"/>
              <w:lang w:val="en-US"/>
            </w:rPr>
          </w:pPr>
          <w:hyperlink w:history="1" w:anchor="_Toc72233242">
            <w:r w:rsidRPr="00AF6AA7">
              <w:rPr>
                <w:rStyle w:val="Hyperlink"/>
              </w:rPr>
              <w:t>1.4.3</w:t>
            </w:r>
            <w:r>
              <w:rPr>
                <w:rFonts w:eastAsiaTheme="minorEastAsia"/>
                <w:b w:val="0"/>
                <w:color w:val="auto"/>
                <w:sz w:val="22"/>
                <w:lang w:val="en-US"/>
              </w:rPr>
              <w:tab/>
            </w:r>
            <w:r w:rsidRPr="00AF6AA7">
              <w:rPr>
                <w:rStyle w:val="Hyperlink"/>
              </w:rPr>
              <w:t>Artificial Intelligence and Digital Transformation</w:t>
            </w:r>
            <w:r>
              <w:rPr>
                <w:webHidden/>
              </w:rPr>
              <w:tab/>
            </w:r>
            <w:r>
              <w:rPr>
                <w:webHidden/>
              </w:rPr>
              <w:fldChar w:fldCharType="begin"/>
            </w:r>
            <w:r>
              <w:rPr>
                <w:webHidden/>
              </w:rPr>
              <w:instrText xml:space="preserve"> PAGEREF _Toc72233242 \h </w:instrText>
            </w:r>
            <w:r>
              <w:rPr>
                <w:webHidden/>
              </w:rPr>
            </w:r>
            <w:r>
              <w:rPr>
                <w:webHidden/>
              </w:rPr>
              <w:fldChar w:fldCharType="separate"/>
            </w:r>
            <w:r>
              <w:rPr>
                <w:webHidden/>
              </w:rPr>
              <w:t>4</w:t>
            </w:r>
            <w:r>
              <w:rPr>
                <w:webHidden/>
              </w:rPr>
              <w:fldChar w:fldCharType="end"/>
            </w:r>
          </w:hyperlink>
        </w:p>
        <w:p w:rsidR="00F1115C" w:rsidRDefault="00F1115C" w14:paraId="3D63050E" w14:textId="5BD9FB84">
          <w:pPr>
            <w:pStyle w:val="TOC3"/>
            <w:tabs>
              <w:tab w:val="left" w:pos="1540"/>
            </w:tabs>
            <w:rPr>
              <w:rFonts w:eastAsiaTheme="minorEastAsia"/>
              <w:b w:val="0"/>
              <w:color w:val="auto"/>
              <w:sz w:val="22"/>
              <w:lang w:val="en-US"/>
            </w:rPr>
          </w:pPr>
          <w:hyperlink w:history="1" w:anchor="_Toc72233243">
            <w:r w:rsidRPr="00AF6AA7">
              <w:rPr>
                <w:rStyle w:val="Hyperlink"/>
              </w:rPr>
              <w:t>1.4.4</w:t>
            </w:r>
            <w:r>
              <w:rPr>
                <w:rFonts w:eastAsiaTheme="minorEastAsia"/>
                <w:b w:val="0"/>
                <w:color w:val="auto"/>
                <w:sz w:val="22"/>
                <w:lang w:val="en-US"/>
              </w:rPr>
              <w:tab/>
            </w:r>
            <w:r w:rsidRPr="00AF6AA7">
              <w:rPr>
                <w:rStyle w:val="Hyperlink"/>
              </w:rPr>
              <w:t>Data Science</w:t>
            </w:r>
            <w:r>
              <w:rPr>
                <w:webHidden/>
              </w:rPr>
              <w:tab/>
            </w:r>
            <w:r>
              <w:rPr>
                <w:webHidden/>
              </w:rPr>
              <w:fldChar w:fldCharType="begin"/>
            </w:r>
            <w:r>
              <w:rPr>
                <w:webHidden/>
              </w:rPr>
              <w:instrText xml:space="preserve"> PAGEREF _Toc72233243 \h </w:instrText>
            </w:r>
            <w:r>
              <w:rPr>
                <w:webHidden/>
              </w:rPr>
            </w:r>
            <w:r>
              <w:rPr>
                <w:webHidden/>
              </w:rPr>
              <w:fldChar w:fldCharType="separate"/>
            </w:r>
            <w:r>
              <w:rPr>
                <w:webHidden/>
              </w:rPr>
              <w:t>4</w:t>
            </w:r>
            <w:r>
              <w:rPr>
                <w:webHidden/>
              </w:rPr>
              <w:fldChar w:fldCharType="end"/>
            </w:r>
          </w:hyperlink>
        </w:p>
        <w:p w:rsidR="00F1115C" w:rsidRDefault="00F1115C" w14:paraId="1AC5C8F3" w14:textId="7F3EC02E">
          <w:pPr>
            <w:pStyle w:val="TOC3"/>
            <w:tabs>
              <w:tab w:val="left" w:pos="1540"/>
            </w:tabs>
            <w:rPr>
              <w:rFonts w:eastAsiaTheme="minorEastAsia"/>
              <w:b w:val="0"/>
              <w:color w:val="auto"/>
              <w:sz w:val="22"/>
              <w:lang w:val="en-US"/>
            </w:rPr>
          </w:pPr>
          <w:hyperlink w:history="1" w:anchor="_Toc72233244">
            <w:r w:rsidRPr="00AF6AA7">
              <w:rPr>
                <w:rStyle w:val="Hyperlink"/>
              </w:rPr>
              <w:t>1.4.5</w:t>
            </w:r>
            <w:r>
              <w:rPr>
                <w:rFonts w:eastAsiaTheme="minorEastAsia"/>
                <w:b w:val="0"/>
                <w:color w:val="auto"/>
                <w:sz w:val="22"/>
                <w:lang w:val="en-US"/>
              </w:rPr>
              <w:tab/>
            </w:r>
            <w:r w:rsidRPr="00AF6AA7">
              <w:rPr>
                <w:rStyle w:val="Hyperlink"/>
              </w:rPr>
              <w:t>Programming</w:t>
            </w:r>
            <w:r>
              <w:rPr>
                <w:webHidden/>
              </w:rPr>
              <w:tab/>
            </w:r>
            <w:r>
              <w:rPr>
                <w:webHidden/>
              </w:rPr>
              <w:fldChar w:fldCharType="begin"/>
            </w:r>
            <w:r>
              <w:rPr>
                <w:webHidden/>
              </w:rPr>
              <w:instrText xml:space="preserve"> PAGEREF _Toc72233244 \h </w:instrText>
            </w:r>
            <w:r>
              <w:rPr>
                <w:webHidden/>
              </w:rPr>
            </w:r>
            <w:r>
              <w:rPr>
                <w:webHidden/>
              </w:rPr>
              <w:fldChar w:fldCharType="separate"/>
            </w:r>
            <w:r>
              <w:rPr>
                <w:webHidden/>
              </w:rPr>
              <w:t>4</w:t>
            </w:r>
            <w:r>
              <w:rPr>
                <w:webHidden/>
              </w:rPr>
              <w:fldChar w:fldCharType="end"/>
            </w:r>
          </w:hyperlink>
        </w:p>
        <w:p w:rsidR="00F1115C" w:rsidRDefault="00F1115C" w14:paraId="30BAC41B" w14:textId="41309FC9">
          <w:pPr>
            <w:pStyle w:val="TOC1"/>
            <w:rPr>
              <w:rFonts w:eastAsiaTheme="minorEastAsia"/>
              <w:b w:val="0"/>
              <w:color w:val="auto"/>
              <w:sz w:val="22"/>
              <w:lang w:val="en-US"/>
              <w14:textOutline w14:w="0" w14:cap="rnd" w14:cmpd="sng" w14:algn="ctr">
                <w14:noFill/>
                <w14:prstDash w14:val="solid"/>
                <w14:bevel/>
              </w14:textOutline>
            </w:rPr>
          </w:pPr>
          <w:hyperlink w:history="1" w:anchor="_Toc72233245">
            <w:r w:rsidRPr="00AF6AA7">
              <w:rPr>
                <w:rStyle w:val="Hyperlink"/>
                <w:rFonts w:ascii="Segoe UI" w:hAnsi="Segoe UI" w:cs="Segoe UI"/>
                <w:lang w:val="en-US"/>
              </w:rPr>
              <w:t>2</w:t>
            </w:r>
            <w:r>
              <w:rPr>
                <w:rFonts w:eastAsiaTheme="minorEastAsia"/>
                <w:b w:val="0"/>
                <w:color w:val="auto"/>
                <w:sz w:val="22"/>
                <w:lang w:val="en-US"/>
                <w14:textOutline w14:w="0" w14:cap="rnd" w14:cmpd="sng" w14:algn="ctr">
                  <w14:noFill/>
                  <w14:prstDash w14:val="solid"/>
                  <w14:bevel/>
                </w14:textOutline>
              </w:rPr>
              <w:tab/>
            </w:r>
            <w:r w:rsidRPr="00AF6AA7">
              <w:rPr>
                <w:rStyle w:val="Hyperlink"/>
                <w:shd w:val="clear" w:color="auto" w:fill="FFFFFF"/>
              </w:rPr>
              <w:t>Creative Brief I - Report on AI in Science Fiction</w:t>
            </w:r>
            <w:r>
              <w:rPr>
                <w:webHidden/>
              </w:rPr>
              <w:tab/>
            </w:r>
            <w:r>
              <w:rPr>
                <w:webHidden/>
              </w:rPr>
              <w:fldChar w:fldCharType="begin"/>
            </w:r>
            <w:r>
              <w:rPr>
                <w:webHidden/>
              </w:rPr>
              <w:instrText xml:space="preserve"> PAGEREF _Toc72233245 \h </w:instrText>
            </w:r>
            <w:r>
              <w:rPr>
                <w:webHidden/>
              </w:rPr>
            </w:r>
            <w:r>
              <w:rPr>
                <w:webHidden/>
              </w:rPr>
              <w:fldChar w:fldCharType="separate"/>
            </w:r>
            <w:r>
              <w:rPr>
                <w:webHidden/>
              </w:rPr>
              <w:t>5</w:t>
            </w:r>
            <w:r>
              <w:rPr>
                <w:webHidden/>
              </w:rPr>
              <w:fldChar w:fldCharType="end"/>
            </w:r>
          </w:hyperlink>
        </w:p>
        <w:p w:rsidR="00F1115C" w:rsidRDefault="00F1115C" w14:paraId="080211A2" w14:textId="6EFE7661">
          <w:pPr>
            <w:pStyle w:val="TOC2"/>
            <w:rPr>
              <w:rFonts w:eastAsiaTheme="minorEastAsia"/>
              <w:sz w:val="22"/>
              <w:lang w:val="en-US"/>
            </w:rPr>
          </w:pPr>
          <w:hyperlink w:history="1" w:anchor="_Toc72233246">
            <w:r w:rsidRPr="00AF6AA7">
              <w:rPr>
                <w:rStyle w:val="Hyperlink"/>
              </w:rPr>
              <w:t>2.1</w:t>
            </w:r>
            <w:r>
              <w:rPr>
                <w:rFonts w:eastAsiaTheme="minorEastAsia"/>
                <w:sz w:val="22"/>
                <w:lang w:val="en-US"/>
              </w:rPr>
              <w:tab/>
            </w:r>
            <w:r w:rsidRPr="00AF6AA7">
              <w:rPr>
                <w:rStyle w:val="Hyperlink"/>
              </w:rPr>
              <w:t>Timeline</w:t>
            </w:r>
            <w:r>
              <w:rPr>
                <w:webHidden/>
              </w:rPr>
              <w:tab/>
            </w:r>
            <w:r>
              <w:rPr>
                <w:webHidden/>
              </w:rPr>
              <w:fldChar w:fldCharType="begin"/>
            </w:r>
            <w:r>
              <w:rPr>
                <w:webHidden/>
              </w:rPr>
              <w:instrText xml:space="preserve"> PAGEREF _Toc72233246 \h </w:instrText>
            </w:r>
            <w:r>
              <w:rPr>
                <w:webHidden/>
              </w:rPr>
            </w:r>
            <w:r>
              <w:rPr>
                <w:webHidden/>
              </w:rPr>
              <w:fldChar w:fldCharType="separate"/>
            </w:r>
            <w:r>
              <w:rPr>
                <w:webHidden/>
              </w:rPr>
              <w:t>5</w:t>
            </w:r>
            <w:r>
              <w:rPr>
                <w:webHidden/>
              </w:rPr>
              <w:fldChar w:fldCharType="end"/>
            </w:r>
          </w:hyperlink>
        </w:p>
        <w:p w:rsidR="00F1115C" w:rsidRDefault="00F1115C" w14:paraId="526B34D0" w14:textId="39F6034C">
          <w:pPr>
            <w:pStyle w:val="TOC3"/>
            <w:tabs>
              <w:tab w:val="left" w:pos="1540"/>
            </w:tabs>
            <w:rPr>
              <w:rFonts w:eastAsiaTheme="minorEastAsia"/>
              <w:b w:val="0"/>
              <w:color w:val="auto"/>
              <w:sz w:val="22"/>
              <w:lang w:val="en-US"/>
            </w:rPr>
          </w:pPr>
          <w:hyperlink w:history="1" w:anchor="_Toc72233247">
            <w:r w:rsidRPr="00AF6AA7">
              <w:rPr>
                <w:rStyle w:val="Hyperlink"/>
                <w:rFonts w:ascii="Open Sans" w:hAnsi="Open Sans"/>
              </w:rPr>
              <w:t>2.1.1</w:t>
            </w:r>
            <w:r>
              <w:rPr>
                <w:rFonts w:eastAsiaTheme="minorEastAsia"/>
                <w:b w:val="0"/>
                <w:color w:val="auto"/>
                <w:sz w:val="22"/>
                <w:lang w:val="en-US"/>
              </w:rPr>
              <w:tab/>
            </w:r>
            <w:r w:rsidRPr="00AF6AA7">
              <w:rPr>
                <w:rStyle w:val="Hyperlink"/>
              </w:rPr>
              <w:t>Calendar week 1</w:t>
            </w:r>
            <w:r>
              <w:rPr>
                <w:webHidden/>
              </w:rPr>
              <w:tab/>
            </w:r>
            <w:r>
              <w:rPr>
                <w:webHidden/>
              </w:rPr>
              <w:fldChar w:fldCharType="begin"/>
            </w:r>
            <w:r>
              <w:rPr>
                <w:webHidden/>
              </w:rPr>
              <w:instrText xml:space="preserve"> PAGEREF _Toc72233247 \h </w:instrText>
            </w:r>
            <w:r>
              <w:rPr>
                <w:webHidden/>
              </w:rPr>
            </w:r>
            <w:r>
              <w:rPr>
                <w:webHidden/>
              </w:rPr>
              <w:fldChar w:fldCharType="separate"/>
            </w:r>
            <w:r>
              <w:rPr>
                <w:webHidden/>
              </w:rPr>
              <w:t>5</w:t>
            </w:r>
            <w:r>
              <w:rPr>
                <w:webHidden/>
              </w:rPr>
              <w:fldChar w:fldCharType="end"/>
            </w:r>
          </w:hyperlink>
        </w:p>
        <w:p w:rsidR="00F1115C" w:rsidRDefault="00F1115C" w14:paraId="75D5FBE8" w14:textId="0A07C12D">
          <w:pPr>
            <w:pStyle w:val="TOC3"/>
            <w:tabs>
              <w:tab w:val="left" w:pos="1540"/>
            </w:tabs>
            <w:rPr>
              <w:rFonts w:eastAsiaTheme="minorEastAsia"/>
              <w:b w:val="0"/>
              <w:color w:val="auto"/>
              <w:sz w:val="22"/>
              <w:lang w:val="en-US"/>
            </w:rPr>
          </w:pPr>
          <w:hyperlink w:history="1" w:anchor="_Toc72233248">
            <w:r w:rsidRPr="00AF6AA7">
              <w:rPr>
                <w:rStyle w:val="Hyperlink"/>
                <w:rFonts w:eastAsia="Open Sans SemiBold" w:cs="Open Sans SemiBold"/>
              </w:rPr>
              <w:t>2.1.2</w:t>
            </w:r>
            <w:r>
              <w:rPr>
                <w:rFonts w:eastAsiaTheme="minorEastAsia"/>
                <w:b w:val="0"/>
                <w:color w:val="auto"/>
                <w:sz w:val="22"/>
                <w:lang w:val="en-US"/>
              </w:rPr>
              <w:tab/>
            </w:r>
            <w:r w:rsidRPr="00AF6AA7">
              <w:rPr>
                <w:rStyle w:val="Hyperlink"/>
                <w:rFonts w:eastAsia="Open Sans SemiBold" w:cs="Open Sans SemiBold"/>
              </w:rPr>
              <w:t>Calendar week 2</w:t>
            </w:r>
            <w:r>
              <w:rPr>
                <w:webHidden/>
              </w:rPr>
              <w:tab/>
            </w:r>
            <w:r>
              <w:rPr>
                <w:webHidden/>
              </w:rPr>
              <w:fldChar w:fldCharType="begin"/>
            </w:r>
            <w:r>
              <w:rPr>
                <w:webHidden/>
              </w:rPr>
              <w:instrText xml:space="preserve"> PAGEREF _Toc72233248 \h </w:instrText>
            </w:r>
            <w:r>
              <w:rPr>
                <w:webHidden/>
              </w:rPr>
            </w:r>
            <w:r>
              <w:rPr>
                <w:webHidden/>
              </w:rPr>
              <w:fldChar w:fldCharType="separate"/>
            </w:r>
            <w:r>
              <w:rPr>
                <w:webHidden/>
              </w:rPr>
              <w:t>5</w:t>
            </w:r>
            <w:r>
              <w:rPr>
                <w:webHidden/>
              </w:rPr>
              <w:fldChar w:fldCharType="end"/>
            </w:r>
          </w:hyperlink>
        </w:p>
        <w:p w:rsidR="00F1115C" w:rsidRDefault="00F1115C" w14:paraId="2D2DE626" w14:textId="7697E362">
          <w:pPr>
            <w:pStyle w:val="TOC2"/>
            <w:rPr>
              <w:rFonts w:eastAsiaTheme="minorEastAsia"/>
              <w:sz w:val="22"/>
              <w:lang w:val="en-US"/>
            </w:rPr>
          </w:pPr>
          <w:hyperlink w:history="1" w:anchor="_Toc72233249">
            <w:r w:rsidRPr="00AF6AA7">
              <w:rPr>
                <w:rStyle w:val="Hyperlink"/>
              </w:rPr>
              <w:t>2.2</w:t>
            </w:r>
            <w:r>
              <w:rPr>
                <w:rFonts w:eastAsiaTheme="minorEastAsia"/>
                <w:sz w:val="22"/>
                <w:lang w:val="en-US"/>
              </w:rPr>
              <w:tab/>
            </w:r>
            <w:r w:rsidRPr="00AF6AA7">
              <w:rPr>
                <w:rStyle w:val="Hyperlink"/>
              </w:rPr>
              <w:t>Assignment</w:t>
            </w:r>
            <w:r>
              <w:rPr>
                <w:webHidden/>
              </w:rPr>
              <w:tab/>
            </w:r>
            <w:r>
              <w:rPr>
                <w:webHidden/>
              </w:rPr>
              <w:fldChar w:fldCharType="begin"/>
            </w:r>
            <w:r>
              <w:rPr>
                <w:webHidden/>
              </w:rPr>
              <w:instrText xml:space="preserve"> PAGEREF _Toc72233249 \h </w:instrText>
            </w:r>
            <w:r>
              <w:rPr>
                <w:webHidden/>
              </w:rPr>
            </w:r>
            <w:r>
              <w:rPr>
                <w:webHidden/>
              </w:rPr>
              <w:fldChar w:fldCharType="separate"/>
            </w:r>
            <w:r>
              <w:rPr>
                <w:webHidden/>
              </w:rPr>
              <w:t>5</w:t>
            </w:r>
            <w:r>
              <w:rPr>
                <w:webHidden/>
              </w:rPr>
              <w:fldChar w:fldCharType="end"/>
            </w:r>
          </w:hyperlink>
        </w:p>
        <w:p w:rsidR="00F1115C" w:rsidRDefault="00F1115C" w14:paraId="54E304D0" w14:textId="682BB472">
          <w:pPr>
            <w:pStyle w:val="TOC2"/>
            <w:rPr>
              <w:rFonts w:eastAsiaTheme="minorEastAsia"/>
              <w:sz w:val="22"/>
              <w:lang w:val="en-US"/>
            </w:rPr>
          </w:pPr>
          <w:hyperlink w:history="1" w:anchor="_Toc72233250">
            <w:r w:rsidRPr="00AF6AA7">
              <w:rPr>
                <w:rStyle w:val="Hyperlink"/>
                <w:lang w:val="en-US"/>
              </w:rPr>
              <w:t>2.3</w:t>
            </w:r>
            <w:r>
              <w:rPr>
                <w:rFonts w:eastAsiaTheme="minorEastAsia"/>
                <w:sz w:val="22"/>
                <w:lang w:val="en-US"/>
              </w:rPr>
              <w:tab/>
            </w:r>
            <w:r w:rsidRPr="00AF6AA7">
              <w:rPr>
                <w:rStyle w:val="Hyperlink"/>
              </w:rPr>
              <w:t>Requirements</w:t>
            </w:r>
            <w:r>
              <w:rPr>
                <w:webHidden/>
              </w:rPr>
              <w:tab/>
            </w:r>
            <w:r>
              <w:rPr>
                <w:webHidden/>
              </w:rPr>
              <w:fldChar w:fldCharType="begin"/>
            </w:r>
            <w:r>
              <w:rPr>
                <w:webHidden/>
              </w:rPr>
              <w:instrText xml:space="preserve"> PAGEREF _Toc72233250 \h </w:instrText>
            </w:r>
            <w:r>
              <w:rPr>
                <w:webHidden/>
              </w:rPr>
            </w:r>
            <w:r>
              <w:rPr>
                <w:webHidden/>
              </w:rPr>
              <w:fldChar w:fldCharType="separate"/>
            </w:r>
            <w:r>
              <w:rPr>
                <w:webHidden/>
              </w:rPr>
              <w:t>6</w:t>
            </w:r>
            <w:r>
              <w:rPr>
                <w:webHidden/>
              </w:rPr>
              <w:fldChar w:fldCharType="end"/>
            </w:r>
          </w:hyperlink>
        </w:p>
        <w:p w:rsidR="00F1115C" w:rsidRDefault="00F1115C" w14:paraId="243C8491" w14:textId="44CEECA2">
          <w:pPr>
            <w:pStyle w:val="TOC2"/>
            <w:rPr>
              <w:rFonts w:eastAsiaTheme="minorEastAsia"/>
              <w:sz w:val="22"/>
              <w:lang w:val="en-US"/>
            </w:rPr>
          </w:pPr>
          <w:hyperlink w:history="1" w:anchor="_Toc72233251">
            <w:r w:rsidRPr="00AF6AA7">
              <w:rPr>
                <w:rStyle w:val="Hyperlink"/>
              </w:rPr>
              <w:t>2.4</w:t>
            </w:r>
            <w:r>
              <w:rPr>
                <w:rFonts w:eastAsiaTheme="minorEastAsia"/>
                <w:sz w:val="22"/>
                <w:lang w:val="en-US"/>
              </w:rPr>
              <w:tab/>
            </w:r>
            <w:r w:rsidRPr="00AF6AA7">
              <w:rPr>
                <w:rStyle w:val="Hyperlink"/>
              </w:rPr>
              <w:t>Deliverable(s)</w:t>
            </w:r>
            <w:r>
              <w:rPr>
                <w:webHidden/>
              </w:rPr>
              <w:tab/>
            </w:r>
            <w:r>
              <w:rPr>
                <w:webHidden/>
              </w:rPr>
              <w:fldChar w:fldCharType="begin"/>
            </w:r>
            <w:r>
              <w:rPr>
                <w:webHidden/>
              </w:rPr>
              <w:instrText xml:space="preserve"> PAGEREF _Toc72233251 \h </w:instrText>
            </w:r>
            <w:r>
              <w:rPr>
                <w:webHidden/>
              </w:rPr>
            </w:r>
            <w:r>
              <w:rPr>
                <w:webHidden/>
              </w:rPr>
              <w:fldChar w:fldCharType="separate"/>
            </w:r>
            <w:r>
              <w:rPr>
                <w:webHidden/>
              </w:rPr>
              <w:t>6</w:t>
            </w:r>
            <w:r>
              <w:rPr>
                <w:webHidden/>
              </w:rPr>
              <w:fldChar w:fldCharType="end"/>
            </w:r>
          </w:hyperlink>
        </w:p>
        <w:p w:rsidR="00F1115C" w:rsidRDefault="00F1115C" w14:paraId="40B682D2" w14:textId="309848C2">
          <w:pPr>
            <w:pStyle w:val="TOC2"/>
            <w:rPr>
              <w:rFonts w:eastAsiaTheme="minorEastAsia"/>
              <w:sz w:val="22"/>
              <w:lang w:val="en-US"/>
            </w:rPr>
          </w:pPr>
          <w:hyperlink w:history="1" w:anchor="_Toc72233252">
            <w:r w:rsidRPr="00AF6AA7">
              <w:rPr>
                <w:rStyle w:val="Hyperlink"/>
              </w:rPr>
              <w:t>2.5</w:t>
            </w:r>
            <w:r>
              <w:rPr>
                <w:rFonts w:eastAsiaTheme="minorEastAsia"/>
                <w:sz w:val="22"/>
                <w:lang w:val="en-US"/>
              </w:rPr>
              <w:tab/>
            </w:r>
            <w:r w:rsidRPr="00AF6AA7">
              <w:rPr>
                <w:rStyle w:val="Hyperlink"/>
              </w:rPr>
              <w:t>References</w:t>
            </w:r>
            <w:r>
              <w:rPr>
                <w:webHidden/>
              </w:rPr>
              <w:tab/>
            </w:r>
            <w:r>
              <w:rPr>
                <w:webHidden/>
              </w:rPr>
              <w:fldChar w:fldCharType="begin"/>
            </w:r>
            <w:r>
              <w:rPr>
                <w:webHidden/>
              </w:rPr>
              <w:instrText xml:space="preserve"> PAGEREF _Toc72233252 \h </w:instrText>
            </w:r>
            <w:r>
              <w:rPr>
                <w:webHidden/>
              </w:rPr>
            </w:r>
            <w:r>
              <w:rPr>
                <w:webHidden/>
              </w:rPr>
              <w:fldChar w:fldCharType="separate"/>
            </w:r>
            <w:r>
              <w:rPr>
                <w:webHidden/>
              </w:rPr>
              <w:t>6</w:t>
            </w:r>
            <w:r>
              <w:rPr>
                <w:webHidden/>
              </w:rPr>
              <w:fldChar w:fldCharType="end"/>
            </w:r>
          </w:hyperlink>
        </w:p>
        <w:p w:rsidR="00F1115C" w:rsidRDefault="00F1115C" w14:paraId="34C58B74" w14:textId="7F6791EF">
          <w:pPr>
            <w:pStyle w:val="TOC1"/>
            <w:rPr>
              <w:rFonts w:eastAsiaTheme="minorEastAsia"/>
              <w:b w:val="0"/>
              <w:color w:val="auto"/>
              <w:sz w:val="22"/>
              <w:lang w:val="en-US"/>
              <w14:textOutline w14:w="0" w14:cap="rnd" w14:cmpd="sng" w14:algn="ctr">
                <w14:noFill/>
                <w14:prstDash w14:val="solid"/>
                <w14:bevel/>
              </w14:textOutline>
            </w:rPr>
          </w:pPr>
          <w:hyperlink w:history="1" w:anchor="_Toc72233253">
            <w:r w:rsidRPr="00AF6AA7">
              <w:rPr>
                <w:rStyle w:val="Hyperlink"/>
                <w:rFonts w:ascii="Open Sans" w:hAnsi="Open Sans" w:eastAsia="Times New Roman" w:cs="Open Sans"/>
                <w:lang w:val="en-US"/>
              </w:rPr>
              <w:t>3</w:t>
            </w:r>
            <w:r>
              <w:rPr>
                <w:rFonts w:eastAsiaTheme="minorEastAsia"/>
                <w:b w:val="0"/>
                <w:color w:val="auto"/>
                <w:sz w:val="22"/>
                <w:lang w:val="en-US"/>
                <w14:textOutline w14:w="0" w14:cap="rnd" w14:cmpd="sng" w14:algn="ctr">
                  <w14:noFill/>
                  <w14:prstDash w14:val="solid"/>
                  <w14:bevel/>
                </w14:textOutline>
              </w:rPr>
              <w:tab/>
            </w:r>
            <w:r w:rsidRPr="00AF6AA7">
              <w:rPr>
                <w:rStyle w:val="Hyperlink"/>
                <w:shd w:val="clear" w:color="auto" w:fill="FFFFFF"/>
              </w:rPr>
              <w:t>Creative Brief II – Poster: Our world in data</w:t>
            </w:r>
            <w:r>
              <w:rPr>
                <w:webHidden/>
              </w:rPr>
              <w:tab/>
            </w:r>
            <w:r>
              <w:rPr>
                <w:webHidden/>
              </w:rPr>
              <w:fldChar w:fldCharType="begin"/>
            </w:r>
            <w:r>
              <w:rPr>
                <w:webHidden/>
              </w:rPr>
              <w:instrText xml:space="preserve"> PAGEREF _Toc72233253 \h </w:instrText>
            </w:r>
            <w:r>
              <w:rPr>
                <w:webHidden/>
              </w:rPr>
            </w:r>
            <w:r>
              <w:rPr>
                <w:webHidden/>
              </w:rPr>
              <w:fldChar w:fldCharType="separate"/>
            </w:r>
            <w:r>
              <w:rPr>
                <w:webHidden/>
              </w:rPr>
              <w:t>7</w:t>
            </w:r>
            <w:r>
              <w:rPr>
                <w:webHidden/>
              </w:rPr>
              <w:fldChar w:fldCharType="end"/>
            </w:r>
          </w:hyperlink>
        </w:p>
        <w:p w:rsidR="00F1115C" w:rsidRDefault="00F1115C" w14:paraId="1983C0D4" w14:textId="4A313309">
          <w:pPr>
            <w:pStyle w:val="TOC2"/>
            <w:rPr>
              <w:rFonts w:eastAsiaTheme="minorEastAsia"/>
              <w:sz w:val="22"/>
              <w:lang w:val="en-US"/>
            </w:rPr>
          </w:pPr>
          <w:hyperlink w:history="1" w:anchor="_Toc72233254">
            <w:r w:rsidRPr="00AF6AA7">
              <w:rPr>
                <w:rStyle w:val="Hyperlink"/>
                <w:lang w:val="en-US"/>
              </w:rPr>
              <w:t>3.1</w:t>
            </w:r>
            <w:r>
              <w:rPr>
                <w:rFonts w:eastAsiaTheme="minorEastAsia"/>
                <w:sz w:val="22"/>
                <w:lang w:val="en-US"/>
              </w:rPr>
              <w:tab/>
            </w:r>
            <w:r w:rsidRPr="00AF6AA7">
              <w:rPr>
                <w:rStyle w:val="Hyperlink"/>
                <w:lang w:val="en-US"/>
              </w:rPr>
              <w:t>Timeline</w:t>
            </w:r>
            <w:r>
              <w:rPr>
                <w:webHidden/>
              </w:rPr>
              <w:tab/>
            </w:r>
            <w:r>
              <w:rPr>
                <w:webHidden/>
              </w:rPr>
              <w:fldChar w:fldCharType="begin"/>
            </w:r>
            <w:r>
              <w:rPr>
                <w:webHidden/>
              </w:rPr>
              <w:instrText xml:space="preserve"> PAGEREF _Toc72233254 \h </w:instrText>
            </w:r>
            <w:r>
              <w:rPr>
                <w:webHidden/>
              </w:rPr>
            </w:r>
            <w:r>
              <w:rPr>
                <w:webHidden/>
              </w:rPr>
              <w:fldChar w:fldCharType="separate"/>
            </w:r>
            <w:r>
              <w:rPr>
                <w:webHidden/>
              </w:rPr>
              <w:t>7</w:t>
            </w:r>
            <w:r>
              <w:rPr>
                <w:webHidden/>
              </w:rPr>
              <w:fldChar w:fldCharType="end"/>
            </w:r>
          </w:hyperlink>
        </w:p>
        <w:p w:rsidR="00F1115C" w:rsidRDefault="00F1115C" w14:paraId="6E8936C4" w14:textId="25E197C0">
          <w:pPr>
            <w:pStyle w:val="TOC3"/>
            <w:tabs>
              <w:tab w:val="left" w:pos="1540"/>
            </w:tabs>
            <w:rPr>
              <w:rFonts w:eastAsiaTheme="minorEastAsia"/>
              <w:b w:val="0"/>
              <w:color w:val="auto"/>
              <w:sz w:val="22"/>
              <w:lang w:val="en-US"/>
            </w:rPr>
          </w:pPr>
          <w:hyperlink w:history="1" w:anchor="_Toc72233255">
            <w:r w:rsidRPr="00AF6AA7">
              <w:rPr>
                <w:rStyle w:val="Hyperlink"/>
                <w:lang w:val="en-US"/>
              </w:rPr>
              <w:t>3.1.1</w:t>
            </w:r>
            <w:r>
              <w:rPr>
                <w:rFonts w:eastAsiaTheme="minorEastAsia"/>
                <w:b w:val="0"/>
                <w:color w:val="auto"/>
                <w:sz w:val="22"/>
                <w:lang w:val="en-US"/>
              </w:rPr>
              <w:tab/>
            </w:r>
            <w:r w:rsidRPr="00AF6AA7">
              <w:rPr>
                <w:rStyle w:val="Hyperlink"/>
                <w:lang w:val="en-US"/>
              </w:rPr>
              <w:t>Week 3</w:t>
            </w:r>
            <w:r>
              <w:rPr>
                <w:webHidden/>
              </w:rPr>
              <w:tab/>
            </w:r>
            <w:r>
              <w:rPr>
                <w:webHidden/>
              </w:rPr>
              <w:fldChar w:fldCharType="begin"/>
            </w:r>
            <w:r>
              <w:rPr>
                <w:webHidden/>
              </w:rPr>
              <w:instrText xml:space="preserve"> PAGEREF _Toc72233255 \h </w:instrText>
            </w:r>
            <w:r>
              <w:rPr>
                <w:webHidden/>
              </w:rPr>
            </w:r>
            <w:r>
              <w:rPr>
                <w:webHidden/>
              </w:rPr>
              <w:fldChar w:fldCharType="separate"/>
            </w:r>
            <w:r>
              <w:rPr>
                <w:webHidden/>
              </w:rPr>
              <w:t>7</w:t>
            </w:r>
            <w:r>
              <w:rPr>
                <w:webHidden/>
              </w:rPr>
              <w:fldChar w:fldCharType="end"/>
            </w:r>
          </w:hyperlink>
        </w:p>
        <w:p w:rsidR="00F1115C" w:rsidRDefault="00F1115C" w14:paraId="2106EE6C" w14:textId="03B74524">
          <w:pPr>
            <w:pStyle w:val="TOC3"/>
            <w:tabs>
              <w:tab w:val="left" w:pos="1540"/>
            </w:tabs>
            <w:rPr>
              <w:rFonts w:eastAsiaTheme="minorEastAsia"/>
              <w:b w:val="0"/>
              <w:color w:val="auto"/>
              <w:sz w:val="22"/>
              <w:lang w:val="en-US"/>
            </w:rPr>
          </w:pPr>
          <w:hyperlink w:history="1" w:anchor="_Toc72233256">
            <w:r w:rsidRPr="00AF6AA7">
              <w:rPr>
                <w:rStyle w:val="Hyperlink"/>
                <w:lang w:val="en-US"/>
              </w:rPr>
              <w:t>3.1.2</w:t>
            </w:r>
            <w:r>
              <w:rPr>
                <w:rFonts w:eastAsiaTheme="minorEastAsia"/>
                <w:b w:val="0"/>
                <w:color w:val="auto"/>
                <w:sz w:val="22"/>
                <w:lang w:val="en-US"/>
              </w:rPr>
              <w:tab/>
            </w:r>
            <w:r w:rsidRPr="00AF6AA7">
              <w:rPr>
                <w:rStyle w:val="Hyperlink"/>
                <w:lang w:val="en-US"/>
              </w:rPr>
              <w:t>Week 4</w:t>
            </w:r>
            <w:r>
              <w:rPr>
                <w:webHidden/>
              </w:rPr>
              <w:tab/>
            </w:r>
            <w:r>
              <w:rPr>
                <w:webHidden/>
              </w:rPr>
              <w:fldChar w:fldCharType="begin"/>
            </w:r>
            <w:r>
              <w:rPr>
                <w:webHidden/>
              </w:rPr>
              <w:instrText xml:space="preserve"> PAGEREF _Toc72233256 \h </w:instrText>
            </w:r>
            <w:r>
              <w:rPr>
                <w:webHidden/>
              </w:rPr>
            </w:r>
            <w:r>
              <w:rPr>
                <w:webHidden/>
              </w:rPr>
              <w:fldChar w:fldCharType="separate"/>
            </w:r>
            <w:r>
              <w:rPr>
                <w:webHidden/>
              </w:rPr>
              <w:t>7</w:t>
            </w:r>
            <w:r>
              <w:rPr>
                <w:webHidden/>
              </w:rPr>
              <w:fldChar w:fldCharType="end"/>
            </w:r>
          </w:hyperlink>
        </w:p>
        <w:p w:rsidR="00F1115C" w:rsidRDefault="00F1115C" w14:paraId="21F56A65" w14:textId="29E4DFBF">
          <w:pPr>
            <w:pStyle w:val="TOC3"/>
            <w:tabs>
              <w:tab w:val="left" w:pos="1540"/>
            </w:tabs>
            <w:rPr>
              <w:rFonts w:eastAsiaTheme="minorEastAsia"/>
              <w:b w:val="0"/>
              <w:color w:val="auto"/>
              <w:sz w:val="22"/>
              <w:lang w:val="en-US"/>
            </w:rPr>
          </w:pPr>
          <w:hyperlink w:history="1" w:anchor="_Toc72233257">
            <w:r w:rsidRPr="00AF6AA7">
              <w:rPr>
                <w:rStyle w:val="Hyperlink"/>
                <w:lang w:val="en-US"/>
              </w:rPr>
              <w:t>3.1.3</w:t>
            </w:r>
            <w:r>
              <w:rPr>
                <w:rFonts w:eastAsiaTheme="minorEastAsia"/>
                <w:b w:val="0"/>
                <w:color w:val="auto"/>
                <w:sz w:val="22"/>
                <w:lang w:val="en-US"/>
              </w:rPr>
              <w:tab/>
            </w:r>
            <w:r w:rsidRPr="00AF6AA7">
              <w:rPr>
                <w:rStyle w:val="Hyperlink"/>
                <w:lang w:val="en-US"/>
              </w:rPr>
              <w:t>Week 5</w:t>
            </w:r>
            <w:r>
              <w:rPr>
                <w:webHidden/>
              </w:rPr>
              <w:tab/>
            </w:r>
            <w:r>
              <w:rPr>
                <w:webHidden/>
              </w:rPr>
              <w:fldChar w:fldCharType="begin"/>
            </w:r>
            <w:r>
              <w:rPr>
                <w:webHidden/>
              </w:rPr>
              <w:instrText xml:space="preserve"> PAGEREF _Toc72233257 \h </w:instrText>
            </w:r>
            <w:r>
              <w:rPr>
                <w:webHidden/>
              </w:rPr>
            </w:r>
            <w:r>
              <w:rPr>
                <w:webHidden/>
              </w:rPr>
              <w:fldChar w:fldCharType="separate"/>
            </w:r>
            <w:r>
              <w:rPr>
                <w:webHidden/>
              </w:rPr>
              <w:t>7</w:t>
            </w:r>
            <w:r>
              <w:rPr>
                <w:webHidden/>
              </w:rPr>
              <w:fldChar w:fldCharType="end"/>
            </w:r>
          </w:hyperlink>
        </w:p>
        <w:p w:rsidR="00F1115C" w:rsidRDefault="00F1115C" w14:paraId="5EFF7144" w14:textId="44B08179">
          <w:pPr>
            <w:pStyle w:val="TOC2"/>
            <w:rPr>
              <w:rFonts w:eastAsiaTheme="minorEastAsia"/>
              <w:sz w:val="22"/>
              <w:lang w:val="en-US"/>
            </w:rPr>
          </w:pPr>
          <w:hyperlink w:history="1" w:anchor="_Toc72233258">
            <w:r w:rsidRPr="00AF6AA7">
              <w:rPr>
                <w:rStyle w:val="Hyperlink"/>
                <w:rFonts w:ascii="Open Sans" w:hAnsi="Open Sans" w:eastAsia="Open Sans" w:cs="Open Sans"/>
                <w:lang w:val="en-US"/>
              </w:rPr>
              <w:t>3.2</w:t>
            </w:r>
            <w:r>
              <w:rPr>
                <w:rFonts w:eastAsiaTheme="minorEastAsia"/>
                <w:sz w:val="22"/>
                <w:lang w:val="en-US"/>
              </w:rPr>
              <w:tab/>
            </w:r>
            <w:r w:rsidRPr="00AF6AA7">
              <w:rPr>
                <w:rStyle w:val="Hyperlink"/>
                <w:rFonts w:ascii="Open Sans" w:hAnsi="Open Sans" w:eastAsia="Open Sans" w:cs="Open Sans"/>
                <w:lang w:val="en-US"/>
              </w:rPr>
              <w:t>Assignment: Poster-Our world in data</w:t>
            </w:r>
            <w:r>
              <w:rPr>
                <w:webHidden/>
              </w:rPr>
              <w:tab/>
            </w:r>
            <w:r>
              <w:rPr>
                <w:webHidden/>
              </w:rPr>
              <w:fldChar w:fldCharType="begin"/>
            </w:r>
            <w:r>
              <w:rPr>
                <w:webHidden/>
              </w:rPr>
              <w:instrText xml:space="preserve"> PAGEREF _Toc72233258 \h </w:instrText>
            </w:r>
            <w:r>
              <w:rPr>
                <w:webHidden/>
              </w:rPr>
            </w:r>
            <w:r>
              <w:rPr>
                <w:webHidden/>
              </w:rPr>
              <w:fldChar w:fldCharType="separate"/>
            </w:r>
            <w:r>
              <w:rPr>
                <w:webHidden/>
              </w:rPr>
              <w:t>8</w:t>
            </w:r>
            <w:r>
              <w:rPr>
                <w:webHidden/>
              </w:rPr>
              <w:fldChar w:fldCharType="end"/>
            </w:r>
          </w:hyperlink>
        </w:p>
        <w:p w:rsidR="00F1115C" w:rsidRDefault="00F1115C" w14:paraId="08A92FF9" w14:textId="33C1BDBC">
          <w:pPr>
            <w:pStyle w:val="TOC2"/>
            <w:rPr>
              <w:rFonts w:eastAsiaTheme="minorEastAsia"/>
              <w:sz w:val="22"/>
              <w:lang w:val="en-US"/>
            </w:rPr>
          </w:pPr>
          <w:hyperlink w:history="1" w:anchor="_Toc72233259">
            <w:r w:rsidRPr="00AF6AA7">
              <w:rPr>
                <w:rStyle w:val="Hyperlink"/>
                <w:lang w:val="en-US"/>
              </w:rPr>
              <w:t>3.3</w:t>
            </w:r>
            <w:r>
              <w:rPr>
                <w:rFonts w:eastAsiaTheme="minorEastAsia"/>
                <w:sz w:val="22"/>
                <w:lang w:val="en-US"/>
              </w:rPr>
              <w:tab/>
            </w:r>
            <w:r w:rsidRPr="00AF6AA7">
              <w:rPr>
                <w:rStyle w:val="Hyperlink"/>
                <w:lang w:val="en-US"/>
              </w:rPr>
              <w:t>Challenges</w:t>
            </w:r>
            <w:r>
              <w:rPr>
                <w:webHidden/>
              </w:rPr>
              <w:tab/>
            </w:r>
            <w:r>
              <w:rPr>
                <w:webHidden/>
              </w:rPr>
              <w:fldChar w:fldCharType="begin"/>
            </w:r>
            <w:r>
              <w:rPr>
                <w:webHidden/>
              </w:rPr>
              <w:instrText xml:space="preserve"> PAGEREF _Toc72233259 \h </w:instrText>
            </w:r>
            <w:r>
              <w:rPr>
                <w:webHidden/>
              </w:rPr>
            </w:r>
            <w:r>
              <w:rPr>
                <w:webHidden/>
              </w:rPr>
              <w:fldChar w:fldCharType="separate"/>
            </w:r>
            <w:r>
              <w:rPr>
                <w:webHidden/>
              </w:rPr>
              <w:t>9</w:t>
            </w:r>
            <w:r>
              <w:rPr>
                <w:webHidden/>
              </w:rPr>
              <w:fldChar w:fldCharType="end"/>
            </w:r>
          </w:hyperlink>
        </w:p>
        <w:p w:rsidR="00F1115C" w:rsidRDefault="00F1115C" w14:paraId="5DA21702" w14:textId="7A6E3A74">
          <w:pPr>
            <w:pStyle w:val="TOC2"/>
            <w:rPr>
              <w:rFonts w:eastAsiaTheme="minorEastAsia"/>
              <w:sz w:val="22"/>
              <w:lang w:val="en-US"/>
            </w:rPr>
          </w:pPr>
          <w:hyperlink w:history="1" w:anchor="_Toc72233260">
            <w:r w:rsidRPr="00AF6AA7">
              <w:rPr>
                <w:rStyle w:val="Hyperlink"/>
                <w:lang w:val="en-US"/>
              </w:rPr>
              <w:t>3.4</w:t>
            </w:r>
            <w:r>
              <w:rPr>
                <w:rFonts w:eastAsiaTheme="minorEastAsia"/>
                <w:sz w:val="22"/>
                <w:lang w:val="en-US"/>
              </w:rPr>
              <w:tab/>
            </w:r>
            <w:r w:rsidRPr="00AF6AA7">
              <w:rPr>
                <w:rStyle w:val="Hyperlink"/>
                <w:lang w:val="en-US"/>
              </w:rPr>
              <w:t>Requirements</w:t>
            </w:r>
            <w:r>
              <w:rPr>
                <w:webHidden/>
              </w:rPr>
              <w:tab/>
            </w:r>
            <w:r>
              <w:rPr>
                <w:webHidden/>
              </w:rPr>
              <w:fldChar w:fldCharType="begin"/>
            </w:r>
            <w:r>
              <w:rPr>
                <w:webHidden/>
              </w:rPr>
              <w:instrText xml:space="preserve"> PAGEREF _Toc72233260 \h </w:instrText>
            </w:r>
            <w:r>
              <w:rPr>
                <w:webHidden/>
              </w:rPr>
            </w:r>
            <w:r>
              <w:rPr>
                <w:webHidden/>
              </w:rPr>
              <w:fldChar w:fldCharType="separate"/>
            </w:r>
            <w:r>
              <w:rPr>
                <w:webHidden/>
              </w:rPr>
              <w:t>10</w:t>
            </w:r>
            <w:r>
              <w:rPr>
                <w:webHidden/>
              </w:rPr>
              <w:fldChar w:fldCharType="end"/>
            </w:r>
          </w:hyperlink>
        </w:p>
        <w:p w:rsidR="00F1115C" w:rsidRDefault="00F1115C" w14:paraId="2E59805E" w14:textId="33233B76">
          <w:pPr>
            <w:pStyle w:val="TOC2"/>
            <w:rPr>
              <w:rFonts w:eastAsiaTheme="minorEastAsia"/>
              <w:sz w:val="22"/>
              <w:lang w:val="en-US"/>
            </w:rPr>
          </w:pPr>
          <w:hyperlink w:history="1" w:anchor="_Toc72233261">
            <w:r w:rsidRPr="00AF6AA7">
              <w:rPr>
                <w:rStyle w:val="Hyperlink"/>
                <w:bCs/>
                <w:lang w:val="en-US"/>
              </w:rPr>
              <w:t>3.5</w:t>
            </w:r>
            <w:r>
              <w:rPr>
                <w:rFonts w:eastAsiaTheme="minorEastAsia"/>
                <w:sz w:val="22"/>
                <w:lang w:val="en-US"/>
              </w:rPr>
              <w:tab/>
            </w:r>
            <w:r w:rsidRPr="00AF6AA7">
              <w:rPr>
                <w:rStyle w:val="Hyperlink"/>
                <w:rFonts w:ascii="Segoe UI" w:hAnsi="Segoe UI" w:eastAsia="Segoe UI" w:cs="Segoe UI"/>
                <w:bCs/>
              </w:rPr>
              <w:t>Deliverable</w:t>
            </w:r>
            <w:r>
              <w:rPr>
                <w:webHidden/>
              </w:rPr>
              <w:tab/>
            </w:r>
            <w:r>
              <w:rPr>
                <w:webHidden/>
              </w:rPr>
              <w:fldChar w:fldCharType="begin"/>
            </w:r>
            <w:r>
              <w:rPr>
                <w:webHidden/>
              </w:rPr>
              <w:instrText xml:space="preserve"> PAGEREF _Toc72233261 \h </w:instrText>
            </w:r>
            <w:r>
              <w:rPr>
                <w:webHidden/>
              </w:rPr>
            </w:r>
            <w:r>
              <w:rPr>
                <w:webHidden/>
              </w:rPr>
              <w:fldChar w:fldCharType="separate"/>
            </w:r>
            <w:r>
              <w:rPr>
                <w:webHidden/>
              </w:rPr>
              <w:t>10</w:t>
            </w:r>
            <w:r>
              <w:rPr>
                <w:webHidden/>
              </w:rPr>
              <w:fldChar w:fldCharType="end"/>
            </w:r>
          </w:hyperlink>
        </w:p>
        <w:p w:rsidR="00F1115C" w:rsidRDefault="00F1115C" w14:paraId="3A9E6B6B" w14:textId="32903F8F">
          <w:pPr>
            <w:pStyle w:val="TOC1"/>
            <w:rPr>
              <w:rFonts w:eastAsiaTheme="minorEastAsia"/>
              <w:b w:val="0"/>
              <w:color w:val="auto"/>
              <w:sz w:val="22"/>
              <w:lang w:val="en-US"/>
              <w14:textOutline w14:w="0" w14:cap="rnd" w14:cmpd="sng" w14:algn="ctr">
                <w14:noFill/>
                <w14:prstDash w14:val="solid"/>
                <w14:bevel/>
              </w14:textOutline>
            </w:rPr>
          </w:pPr>
          <w:hyperlink w:history="1" w:anchor="_Toc72233262">
            <w:r w:rsidRPr="00AF6AA7">
              <w:rPr>
                <w:rStyle w:val="Hyperlink"/>
              </w:rPr>
              <w:t>4</w:t>
            </w:r>
            <w:r>
              <w:rPr>
                <w:rFonts w:eastAsiaTheme="minorEastAsia"/>
                <w:b w:val="0"/>
                <w:color w:val="auto"/>
                <w:sz w:val="22"/>
                <w:lang w:val="en-US"/>
                <w14:textOutline w14:w="0" w14:cap="rnd" w14:cmpd="sng" w14:algn="ctr">
                  <w14:noFill/>
                  <w14:prstDash w14:val="solid"/>
                  <w14:bevel/>
                </w14:textOutline>
              </w:rPr>
              <w:tab/>
            </w:r>
            <w:r w:rsidRPr="00AF6AA7">
              <w:rPr>
                <w:rStyle w:val="Hyperlink"/>
              </w:rPr>
              <w:t>Creative Brief III – Image Data processing using python</w:t>
            </w:r>
            <w:r>
              <w:rPr>
                <w:webHidden/>
              </w:rPr>
              <w:tab/>
            </w:r>
            <w:r>
              <w:rPr>
                <w:webHidden/>
              </w:rPr>
              <w:fldChar w:fldCharType="begin"/>
            </w:r>
            <w:r>
              <w:rPr>
                <w:webHidden/>
              </w:rPr>
              <w:instrText xml:space="preserve"> PAGEREF _Toc72233262 \h </w:instrText>
            </w:r>
            <w:r>
              <w:rPr>
                <w:webHidden/>
              </w:rPr>
            </w:r>
            <w:r>
              <w:rPr>
                <w:webHidden/>
              </w:rPr>
              <w:fldChar w:fldCharType="separate"/>
            </w:r>
            <w:r>
              <w:rPr>
                <w:webHidden/>
              </w:rPr>
              <w:t>12</w:t>
            </w:r>
            <w:r>
              <w:rPr>
                <w:webHidden/>
              </w:rPr>
              <w:fldChar w:fldCharType="end"/>
            </w:r>
          </w:hyperlink>
        </w:p>
        <w:p w:rsidR="00F1115C" w:rsidRDefault="00F1115C" w14:paraId="6A8BB678" w14:textId="0901B37C">
          <w:pPr>
            <w:pStyle w:val="TOC2"/>
            <w:rPr>
              <w:rFonts w:eastAsiaTheme="minorEastAsia"/>
              <w:sz w:val="22"/>
              <w:lang w:val="en-US"/>
            </w:rPr>
          </w:pPr>
          <w:hyperlink w:history="1" w:anchor="_Toc72233263">
            <w:r w:rsidRPr="00AF6AA7">
              <w:rPr>
                <w:rStyle w:val="Hyperlink"/>
              </w:rPr>
              <w:t>4.1</w:t>
            </w:r>
            <w:r>
              <w:rPr>
                <w:rFonts w:eastAsiaTheme="minorEastAsia"/>
                <w:sz w:val="22"/>
                <w:lang w:val="en-US"/>
              </w:rPr>
              <w:tab/>
            </w:r>
            <w:r w:rsidRPr="00AF6AA7">
              <w:rPr>
                <w:rStyle w:val="Hyperlink"/>
              </w:rPr>
              <w:t>Timeline</w:t>
            </w:r>
            <w:r>
              <w:rPr>
                <w:webHidden/>
              </w:rPr>
              <w:tab/>
            </w:r>
            <w:r>
              <w:rPr>
                <w:webHidden/>
              </w:rPr>
              <w:fldChar w:fldCharType="begin"/>
            </w:r>
            <w:r>
              <w:rPr>
                <w:webHidden/>
              </w:rPr>
              <w:instrText xml:space="preserve"> PAGEREF _Toc72233263 \h </w:instrText>
            </w:r>
            <w:r>
              <w:rPr>
                <w:webHidden/>
              </w:rPr>
            </w:r>
            <w:r>
              <w:rPr>
                <w:webHidden/>
              </w:rPr>
              <w:fldChar w:fldCharType="separate"/>
            </w:r>
            <w:r>
              <w:rPr>
                <w:webHidden/>
              </w:rPr>
              <w:t>12</w:t>
            </w:r>
            <w:r>
              <w:rPr>
                <w:webHidden/>
              </w:rPr>
              <w:fldChar w:fldCharType="end"/>
            </w:r>
          </w:hyperlink>
        </w:p>
        <w:p w:rsidR="00F1115C" w:rsidRDefault="00F1115C" w14:paraId="0CE40831" w14:textId="50DE0CFD">
          <w:pPr>
            <w:pStyle w:val="TOC3"/>
            <w:tabs>
              <w:tab w:val="left" w:pos="1540"/>
            </w:tabs>
            <w:rPr>
              <w:rFonts w:eastAsiaTheme="minorEastAsia"/>
              <w:b w:val="0"/>
              <w:color w:val="auto"/>
              <w:sz w:val="22"/>
              <w:lang w:val="en-US"/>
            </w:rPr>
          </w:pPr>
          <w:hyperlink w:history="1" w:anchor="_Toc72233264">
            <w:r w:rsidRPr="00AF6AA7">
              <w:rPr>
                <w:rStyle w:val="Hyperlink"/>
              </w:rPr>
              <w:t>4.1.1</w:t>
            </w:r>
            <w:r>
              <w:rPr>
                <w:rFonts w:eastAsiaTheme="minorEastAsia"/>
                <w:b w:val="0"/>
                <w:color w:val="auto"/>
                <w:sz w:val="22"/>
                <w:lang w:val="en-US"/>
              </w:rPr>
              <w:tab/>
            </w:r>
            <w:r w:rsidRPr="00AF6AA7">
              <w:rPr>
                <w:rStyle w:val="Hyperlink"/>
              </w:rPr>
              <w:t>Week 6</w:t>
            </w:r>
            <w:r>
              <w:rPr>
                <w:webHidden/>
              </w:rPr>
              <w:tab/>
            </w:r>
            <w:r>
              <w:rPr>
                <w:webHidden/>
              </w:rPr>
              <w:fldChar w:fldCharType="begin"/>
            </w:r>
            <w:r>
              <w:rPr>
                <w:webHidden/>
              </w:rPr>
              <w:instrText xml:space="preserve"> PAGEREF _Toc72233264 \h </w:instrText>
            </w:r>
            <w:r>
              <w:rPr>
                <w:webHidden/>
              </w:rPr>
            </w:r>
            <w:r>
              <w:rPr>
                <w:webHidden/>
              </w:rPr>
              <w:fldChar w:fldCharType="separate"/>
            </w:r>
            <w:r>
              <w:rPr>
                <w:webHidden/>
              </w:rPr>
              <w:t>12</w:t>
            </w:r>
            <w:r>
              <w:rPr>
                <w:webHidden/>
              </w:rPr>
              <w:fldChar w:fldCharType="end"/>
            </w:r>
          </w:hyperlink>
        </w:p>
        <w:p w:rsidR="00F1115C" w:rsidRDefault="00F1115C" w14:paraId="231AF72D" w14:textId="3EAF6369">
          <w:pPr>
            <w:pStyle w:val="TOC3"/>
            <w:tabs>
              <w:tab w:val="left" w:pos="1540"/>
            </w:tabs>
            <w:rPr>
              <w:rFonts w:eastAsiaTheme="minorEastAsia"/>
              <w:b w:val="0"/>
              <w:color w:val="auto"/>
              <w:sz w:val="22"/>
              <w:lang w:val="en-US"/>
            </w:rPr>
          </w:pPr>
          <w:hyperlink w:history="1" w:anchor="_Toc72233265">
            <w:r w:rsidRPr="00AF6AA7">
              <w:rPr>
                <w:rStyle w:val="Hyperlink"/>
              </w:rPr>
              <w:t>4.1.2</w:t>
            </w:r>
            <w:r>
              <w:rPr>
                <w:rFonts w:eastAsiaTheme="minorEastAsia"/>
                <w:b w:val="0"/>
                <w:color w:val="auto"/>
                <w:sz w:val="22"/>
                <w:lang w:val="en-US"/>
              </w:rPr>
              <w:tab/>
            </w:r>
            <w:r w:rsidRPr="00AF6AA7">
              <w:rPr>
                <w:rStyle w:val="Hyperlink"/>
              </w:rPr>
              <w:t>Week 7</w:t>
            </w:r>
            <w:r>
              <w:rPr>
                <w:webHidden/>
              </w:rPr>
              <w:tab/>
            </w:r>
            <w:r>
              <w:rPr>
                <w:webHidden/>
              </w:rPr>
              <w:fldChar w:fldCharType="begin"/>
            </w:r>
            <w:r>
              <w:rPr>
                <w:webHidden/>
              </w:rPr>
              <w:instrText xml:space="preserve"> PAGEREF _Toc72233265 \h </w:instrText>
            </w:r>
            <w:r>
              <w:rPr>
                <w:webHidden/>
              </w:rPr>
            </w:r>
            <w:r>
              <w:rPr>
                <w:webHidden/>
              </w:rPr>
              <w:fldChar w:fldCharType="separate"/>
            </w:r>
            <w:r>
              <w:rPr>
                <w:webHidden/>
              </w:rPr>
              <w:t>12</w:t>
            </w:r>
            <w:r>
              <w:rPr>
                <w:webHidden/>
              </w:rPr>
              <w:fldChar w:fldCharType="end"/>
            </w:r>
          </w:hyperlink>
        </w:p>
        <w:p w:rsidR="00F1115C" w:rsidRDefault="00F1115C" w14:paraId="5C8935BD" w14:textId="0ADBE7DE">
          <w:pPr>
            <w:pStyle w:val="TOC3"/>
            <w:tabs>
              <w:tab w:val="left" w:pos="1540"/>
            </w:tabs>
            <w:rPr>
              <w:rFonts w:eastAsiaTheme="minorEastAsia"/>
              <w:b w:val="0"/>
              <w:color w:val="auto"/>
              <w:sz w:val="22"/>
              <w:lang w:val="en-US"/>
            </w:rPr>
          </w:pPr>
          <w:hyperlink w:history="1" w:anchor="_Toc72233266">
            <w:r w:rsidRPr="00AF6AA7">
              <w:rPr>
                <w:rStyle w:val="Hyperlink"/>
              </w:rPr>
              <w:t>4.1.3</w:t>
            </w:r>
            <w:r>
              <w:rPr>
                <w:rFonts w:eastAsiaTheme="minorEastAsia"/>
                <w:b w:val="0"/>
                <w:color w:val="auto"/>
                <w:sz w:val="22"/>
                <w:lang w:val="en-US"/>
              </w:rPr>
              <w:tab/>
            </w:r>
            <w:r w:rsidRPr="00AF6AA7">
              <w:rPr>
                <w:rStyle w:val="Hyperlink"/>
              </w:rPr>
              <w:t>Week 8</w:t>
            </w:r>
            <w:r>
              <w:rPr>
                <w:webHidden/>
              </w:rPr>
              <w:tab/>
            </w:r>
            <w:r>
              <w:rPr>
                <w:webHidden/>
              </w:rPr>
              <w:fldChar w:fldCharType="begin"/>
            </w:r>
            <w:r>
              <w:rPr>
                <w:webHidden/>
              </w:rPr>
              <w:instrText xml:space="preserve"> PAGEREF _Toc72233266 \h </w:instrText>
            </w:r>
            <w:r>
              <w:rPr>
                <w:webHidden/>
              </w:rPr>
            </w:r>
            <w:r>
              <w:rPr>
                <w:webHidden/>
              </w:rPr>
              <w:fldChar w:fldCharType="separate"/>
            </w:r>
            <w:r>
              <w:rPr>
                <w:webHidden/>
              </w:rPr>
              <w:t>12</w:t>
            </w:r>
            <w:r>
              <w:rPr>
                <w:webHidden/>
              </w:rPr>
              <w:fldChar w:fldCharType="end"/>
            </w:r>
          </w:hyperlink>
        </w:p>
        <w:p w:rsidR="00F1115C" w:rsidRDefault="00F1115C" w14:paraId="16DF7CF0" w14:textId="207DEC98">
          <w:pPr>
            <w:pStyle w:val="TOC2"/>
            <w:rPr>
              <w:rFonts w:eastAsiaTheme="minorEastAsia"/>
              <w:sz w:val="22"/>
              <w:lang w:val="en-US"/>
            </w:rPr>
          </w:pPr>
          <w:hyperlink w:history="1" w:anchor="_Toc72233267">
            <w:r w:rsidRPr="00AF6AA7">
              <w:rPr>
                <w:rStyle w:val="Hyperlink"/>
              </w:rPr>
              <w:t>4.2</w:t>
            </w:r>
            <w:r>
              <w:rPr>
                <w:rFonts w:eastAsiaTheme="minorEastAsia"/>
                <w:sz w:val="22"/>
                <w:lang w:val="en-US"/>
              </w:rPr>
              <w:tab/>
            </w:r>
            <w:r w:rsidRPr="00AF6AA7">
              <w:rPr>
                <w:rStyle w:val="Hyperlink"/>
              </w:rPr>
              <w:t>Assignment: Image Steganography using Python</w:t>
            </w:r>
            <w:r>
              <w:rPr>
                <w:webHidden/>
              </w:rPr>
              <w:tab/>
            </w:r>
            <w:r>
              <w:rPr>
                <w:webHidden/>
              </w:rPr>
              <w:fldChar w:fldCharType="begin"/>
            </w:r>
            <w:r>
              <w:rPr>
                <w:webHidden/>
              </w:rPr>
              <w:instrText xml:space="preserve"> PAGEREF _Toc72233267 \h </w:instrText>
            </w:r>
            <w:r>
              <w:rPr>
                <w:webHidden/>
              </w:rPr>
            </w:r>
            <w:r>
              <w:rPr>
                <w:webHidden/>
              </w:rPr>
              <w:fldChar w:fldCharType="separate"/>
            </w:r>
            <w:r>
              <w:rPr>
                <w:webHidden/>
              </w:rPr>
              <w:t>13</w:t>
            </w:r>
            <w:r>
              <w:rPr>
                <w:webHidden/>
              </w:rPr>
              <w:fldChar w:fldCharType="end"/>
            </w:r>
          </w:hyperlink>
        </w:p>
        <w:p w:rsidR="00F1115C" w:rsidRDefault="00F1115C" w14:paraId="16C8BE89" w14:textId="0AD3FE74">
          <w:pPr>
            <w:pStyle w:val="TOC2"/>
            <w:rPr>
              <w:rFonts w:eastAsiaTheme="minorEastAsia"/>
              <w:sz w:val="22"/>
              <w:lang w:val="en-US"/>
            </w:rPr>
          </w:pPr>
          <w:hyperlink w:history="1" w:anchor="_Toc72233268">
            <w:r w:rsidRPr="00AF6AA7">
              <w:rPr>
                <w:rStyle w:val="Hyperlink"/>
              </w:rPr>
              <w:t>4.3</w:t>
            </w:r>
            <w:r>
              <w:rPr>
                <w:rFonts w:eastAsiaTheme="minorEastAsia"/>
                <w:sz w:val="22"/>
                <w:lang w:val="en-US"/>
              </w:rPr>
              <w:tab/>
            </w:r>
            <w:r w:rsidRPr="00AF6AA7">
              <w:rPr>
                <w:rStyle w:val="Hyperlink"/>
              </w:rPr>
              <w:t>Challenges</w:t>
            </w:r>
            <w:r>
              <w:rPr>
                <w:webHidden/>
              </w:rPr>
              <w:tab/>
            </w:r>
            <w:r>
              <w:rPr>
                <w:webHidden/>
              </w:rPr>
              <w:fldChar w:fldCharType="begin"/>
            </w:r>
            <w:r>
              <w:rPr>
                <w:webHidden/>
              </w:rPr>
              <w:instrText xml:space="preserve"> PAGEREF _Toc72233268 \h </w:instrText>
            </w:r>
            <w:r>
              <w:rPr>
                <w:webHidden/>
              </w:rPr>
            </w:r>
            <w:r>
              <w:rPr>
                <w:webHidden/>
              </w:rPr>
              <w:fldChar w:fldCharType="separate"/>
            </w:r>
            <w:r>
              <w:rPr>
                <w:webHidden/>
              </w:rPr>
              <w:t>13</w:t>
            </w:r>
            <w:r>
              <w:rPr>
                <w:webHidden/>
              </w:rPr>
              <w:fldChar w:fldCharType="end"/>
            </w:r>
          </w:hyperlink>
        </w:p>
        <w:p w:rsidR="00F1115C" w:rsidRDefault="00F1115C" w14:paraId="2E423BDA" w14:textId="4A692491">
          <w:pPr>
            <w:pStyle w:val="TOC2"/>
            <w:rPr>
              <w:rFonts w:eastAsiaTheme="minorEastAsia"/>
              <w:sz w:val="22"/>
              <w:lang w:val="en-US"/>
            </w:rPr>
          </w:pPr>
          <w:hyperlink w:history="1" w:anchor="_Toc72233269">
            <w:r w:rsidRPr="00AF6AA7">
              <w:rPr>
                <w:rStyle w:val="Hyperlink"/>
              </w:rPr>
              <w:t>4.4</w:t>
            </w:r>
            <w:r>
              <w:rPr>
                <w:rFonts w:eastAsiaTheme="minorEastAsia"/>
                <w:sz w:val="22"/>
                <w:lang w:val="en-US"/>
              </w:rPr>
              <w:tab/>
            </w:r>
            <w:r w:rsidRPr="00AF6AA7">
              <w:rPr>
                <w:rStyle w:val="Hyperlink"/>
              </w:rPr>
              <w:t>Requirements</w:t>
            </w:r>
            <w:r>
              <w:rPr>
                <w:webHidden/>
              </w:rPr>
              <w:tab/>
            </w:r>
            <w:r>
              <w:rPr>
                <w:webHidden/>
              </w:rPr>
              <w:fldChar w:fldCharType="begin"/>
            </w:r>
            <w:r>
              <w:rPr>
                <w:webHidden/>
              </w:rPr>
              <w:instrText xml:space="preserve"> PAGEREF _Toc72233269 \h </w:instrText>
            </w:r>
            <w:r>
              <w:rPr>
                <w:webHidden/>
              </w:rPr>
            </w:r>
            <w:r>
              <w:rPr>
                <w:webHidden/>
              </w:rPr>
              <w:fldChar w:fldCharType="separate"/>
            </w:r>
            <w:r>
              <w:rPr>
                <w:webHidden/>
              </w:rPr>
              <w:t>14</w:t>
            </w:r>
            <w:r>
              <w:rPr>
                <w:webHidden/>
              </w:rPr>
              <w:fldChar w:fldCharType="end"/>
            </w:r>
          </w:hyperlink>
        </w:p>
        <w:p w:rsidR="00F1115C" w:rsidRDefault="00F1115C" w14:paraId="3DFEE8DF" w14:textId="5215EF52">
          <w:pPr>
            <w:pStyle w:val="TOC2"/>
            <w:rPr>
              <w:rFonts w:eastAsiaTheme="minorEastAsia"/>
              <w:sz w:val="22"/>
              <w:lang w:val="en-US"/>
            </w:rPr>
          </w:pPr>
          <w:hyperlink w:history="1" w:anchor="_Toc72233270">
            <w:r w:rsidRPr="00AF6AA7">
              <w:rPr>
                <w:rStyle w:val="Hyperlink"/>
              </w:rPr>
              <w:t>4.5</w:t>
            </w:r>
            <w:r>
              <w:rPr>
                <w:rFonts w:eastAsiaTheme="minorEastAsia"/>
                <w:sz w:val="22"/>
                <w:lang w:val="en-US"/>
              </w:rPr>
              <w:tab/>
            </w:r>
            <w:r w:rsidRPr="00AF6AA7">
              <w:rPr>
                <w:rStyle w:val="Hyperlink"/>
              </w:rPr>
              <w:t>Deliverable</w:t>
            </w:r>
            <w:r>
              <w:rPr>
                <w:webHidden/>
              </w:rPr>
              <w:tab/>
            </w:r>
            <w:r>
              <w:rPr>
                <w:webHidden/>
              </w:rPr>
              <w:fldChar w:fldCharType="begin"/>
            </w:r>
            <w:r>
              <w:rPr>
                <w:webHidden/>
              </w:rPr>
              <w:instrText xml:space="preserve"> PAGEREF _Toc72233270 \h </w:instrText>
            </w:r>
            <w:r>
              <w:rPr>
                <w:webHidden/>
              </w:rPr>
            </w:r>
            <w:r>
              <w:rPr>
                <w:webHidden/>
              </w:rPr>
              <w:fldChar w:fldCharType="separate"/>
            </w:r>
            <w:r>
              <w:rPr>
                <w:webHidden/>
              </w:rPr>
              <w:t>14</w:t>
            </w:r>
            <w:r>
              <w:rPr>
                <w:webHidden/>
              </w:rPr>
              <w:fldChar w:fldCharType="end"/>
            </w:r>
          </w:hyperlink>
        </w:p>
        <w:p w:rsidR="00F1115C" w:rsidRDefault="00F1115C" w14:paraId="77388235" w14:textId="3EB4C163">
          <w:pPr>
            <w:pStyle w:val="TOC2"/>
            <w:rPr>
              <w:rFonts w:eastAsiaTheme="minorEastAsia"/>
              <w:sz w:val="22"/>
              <w:lang w:val="en-US"/>
            </w:rPr>
          </w:pPr>
          <w:hyperlink w:history="1" w:anchor="_Toc72233271">
            <w:r w:rsidRPr="00AF6AA7">
              <w:rPr>
                <w:rStyle w:val="Hyperlink"/>
              </w:rPr>
              <w:t>4.6</w:t>
            </w:r>
            <w:r>
              <w:rPr>
                <w:rFonts w:eastAsiaTheme="minorEastAsia"/>
                <w:sz w:val="22"/>
                <w:lang w:val="en-US"/>
              </w:rPr>
              <w:tab/>
            </w:r>
            <w:r w:rsidRPr="00AF6AA7">
              <w:rPr>
                <w:rStyle w:val="Hyperlink"/>
              </w:rPr>
              <w:t>References</w:t>
            </w:r>
            <w:r>
              <w:rPr>
                <w:webHidden/>
              </w:rPr>
              <w:tab/>
            </w:r>
            <w:r>
              <w:rPr>
                <w:webHidden/>
              </w:rPr>
              <w:fldChar w:fldCharType="begin"/>
            </w:r>
            <w:r>
              <w:rPr>
                <w:webHidden/>
              </w:rPr>
              <w:instrText xml:space="preserve"> PAGEREF _Toc72233271 \h </w:instrText>
            </w:r>
            <w:r>
              <w:rPr>
                <w:webHidden/>
              </w:rPr>
            </w:r>
            <w:r>
              <w:rPr>
                <w:webHidden/>
              </w:rPr>
              <w:fldChar w:fldCharType="separate"/>
            </w:r>
            <w:r>
              <w:rPr>
                <w:webHidden/>
              </w:rPr>
              <w:t>14</w:t>
            </w:r>
            <w:r>
              <w:rPr>
                <w:webHidden/>
              </w:rPr>
              <w:fldChar w:fldCharType="end"/>
            </w:r>
          </w:hyperlink>
        </w:p>
        <w:p w:rsidR="005B670A" w:rsidRDefault="005B670A" w14:paraId="2D7239E0" w14:textId="3B010CB3">
          <w:r>
            <w:rPr>
              <w:b/>
              <w:bCs/>
              <w:noProof/>
            </w:rPr>
            <w:fldChar w:fldCharType="end"/>
          </w:r>
        </w:p>
      </w:sdtContent>
    </w:sdt>
    <w:p w:rsidR="00697159" w:rsidRDefault="00697159" w14:paraId="32960743" w14:textId="63F751A8">
      <w:pPr>
        <w:spacing w:after="200" w:line="276" w:lineRule="auto"/>
      </w:pPr>
      <w:r>
        <w:br w:type="page"/>
      </w:r>
    </w:p>
    <w:p w:rsidR="00C53229" w:rsidP="00C53229" w:rsidRDefault="7D3D363D" w14:paraId="52CA23FE" w14:textId="57C1A8C4">
      <w:pPr>
        <w:pStyle w:val="Heading1"/>
      </w:pPr>
      <w:bookmarkStart w:name="_Toc54608576" w:id="0"/>
      <w:bookmarkStart w:name="_Ref56151798" w:id="1"/>
      <w:bookmarkStart w:name="_Toc72233233" w:id="2"/>
      <w:r>
        <w:t>Project</w:t>
      </w:r>
      <w:r w:rsidR="59729103">
        <w:t xml:space="preserve"> Brief</w:t>
      </w:r>
      <w:bookmarkEnd w:id="0"/>
      <w:bookmarkEnd w:id="1"/>
      <w:bookmarkEnd w:id="2"/>
      <w:r w:rsidR="59729103">
        <w:t xml:space="preserve"> </w:t>
      </w:r>
    </w:p>
    <w:p w:rsidR="5FCF7830" w:rsidP="79351AA3" w:rsidRDefault="5FCF7830" w14:paraId="17AF03F0" w14:textId="49722357">
      <w:pPr>
        <w:rPr>
          <w:rStyle w:val="normaltextrun"/>
          <w:rFonts w:ascii="Open Sans" w:hAnsi="Open Sans" w:cs="Open Sans"/>
          <w:color w:val="000000" w:themeColor="text1"/>
          <w:highlight w:val="yellow"/>
        </w:rPr>
      </w:pPr>
      <w:r w:rsidRPr="04866BBF" w:rsidR="5FCF7830">
        <w:rPr>
          <w:rStyle w:val="normaltextrun"/>
          <w:rFonts w:ascii="Open Sans" w:hAnsi="Open Sans" w:cs="Open Sans"/>
          <w:color w:val="000000" w:themeColor="text1" w:themeTint="FF" w:themeShade="FF"/>
          <w:highlight w:val="yellow"/>
        </w:rPr>
        <w:t>Soft skills / personal development / learning log / work log</w:t>
      </w:r>
      <w:r w:rsidRPr="04866BBF" w:rsidR="7E2249A0">
        <w:rPr>
          <w:rStyle w:val="normaltextrun"/>
          <w:rFonts w:ascii="Open Sans" w:hAnsi="Open Sans" w:cs="Open Sans"/>
          <w:color w:val="000000" w:themeColor="text1" w:themeTint="FF" w:themeShade="FF"/>
          <w:highlight w:val="yellow"/>
        </w:rPr>
        <w:t xml:space="preserve"> / Assessment sheet and it’s purpose</w:t>
      </w:r>
    </w:p>
    <w:p w:rsidR="47AD5695" w:rsidP="04866BBF" w:rsidRDefault="47AD5695" w14:paraId="0012DA81" w14:textId="2248924A">
      <w:pPr>
        <w:pStyle w:val="Normal"/>
        <w:rPr>
          <w:rStyle w:val="normaltextrun"/>
          <w:rFonts w:ascii="Open Sans" w:hAnsi="Open Sans" w:cs="Open Sans"/>
          <w:color w:val="000000" w:themeColor="text1" w:themeTint="FF" w:themeShade="FF"/>
          <w:sz w:val="18"/>
          <w:szCs w:val="18"/>
          <w:highlight w:val="yellow"/>
        </w:rPr>
      </w:pPr>
      <w:r w:rsidRPr="04866BBF" w:rsidR="47AD5695">
        <w:rPr>
          <w:rStyle w:val="normaltextrun"/>
          <w:rFonts w:ascii="Open Sans" w:hAnsi="Open Sans" w:cs="Open Sans"/>
          <w:color w:val="000000" w:themeColor="text1" w:themeTint="FF" w:themeShade="FF"/>
          <w:sz w:val="18"/>
          <w:szCs w:val="18"/>
          <w:highlight w:val="yellow"/>
        </w:rPr>
        <w:t>Where do we put info on our teaching philosophy/relation GameLab-Github etc.</w:t>
      </w:r>
    </w:p>
    <w:p w:rsidR="79351AA3" w:rsidP="79351AA3" w:rsidRDefault="79351AA3" w14:paraId="105F8DFC" w14:textId="4B49453B">
      <w:pPr>
        <w:rPr>
          <w:rStyle w:val="normaltextrun"/>
          <w:rFonts w:ascii="Open Sans" w:hAnsi="Open Sans" w:cs="Open Sans"/>
          <w:color w:val="000000" w:themeColor="text1"/>
        </w:rPr>
      </w:pPr>
    </w:p>
    <w:p w:rsidR="00843A30" w:rsidP="04866BBF" w:rsidRDefault="00843A30" w14:paraId="0D74F248" w14:textId="0D4CBE79">
      <w:pPr>
        <w:rPr>
          <w:rStyle w:val="normaltextrun"/>
          <w:rFonts w:ascii="Open Sans" w:hAnsi="Open Sans" w:cs="Open Sans"/>
          <w:color w:val="000000"/>
          <w:shd w:val="clear" w:color="auto" w:fill="FFFFFF"/>
        </w:rPr>
      </w:pPr>
      <w:r w:rsidRPr="04866BBF" w:rsidR="00843A30">
        <w:rPr>
          <w:rStyle w:val="normaltextrun"/>
          <w:rFonts w:ascii="Open Sans" w:hAnsi="Open Sans" w:cs="Open Sans"/>
          <w:color w:val="000000"/>
          <w:shd w:val="clear" w:color="auto" w:fill="FFFFFF"/>
        </w:rPr>
        <w:t>A creative brief is like an open invitation. It invites a</w:t>
      </w:r>
      <w:r w:rsidRPr="04866BBF" w:rsidR="008A5911">
        <w:rPr>
          <w:rStyle w:val="normaltextrun"/>
          <w:rFonts w:ascii="Open Sans" w:hAnsi="Open Sans" w:cs="Open Sans"/>
          <w:color w:val="000000"/>
          <w:shd w:val="clear" w:color="auto" w:fill="FFFFFF"/>
        </w:rPr>
        <w:t xml:space="preserve">n individual </w:t>
      </w:r>
      <w:r w:rsidRPr="04866BBF" w:rsidR="00843A30">
        <w:rPr>
          <w:rStyle w:val="normaltextrun"/>
          <w:rFonts w:ascii="Open Sans" w:hAnsi="Open Sans" w:cs="Open Sans"/>
          <w:color w:val="000000"/>
          <w:shd w:val="clear" w:color="auto" w:fill="FFFFFF"/>
        </w:rPr>
        <w:t xml:space="preserve">to propose their own creative vision while still giving a clear direction on the desired outcomes. It is quite customary in the data science industry </w:t>
      </w:r>
      <w:r w:rsidRPr="04866BBF" w:rsidR="00D50853">
        <w:rPr>
          <w:rStyle w:val="normaltextrun"/>
          <w:rFonts w:ascii="Open Sans" w:hAnsi="Open Sans" w:cs="Open Sans"/>
          <w:color w:val="000000"/>
          <w:shd w:val="clear" w:color="auto" w:fill="FFFFFF"/>
        </w:rPr>
        <w:t>for projects to have</w:t>
      </w:r>
      <w:r w:rsidRPr="04866BBF" w:rsidR="00FC7C4C">
        <w:rPr>
          <w:rStyle w:val="normaltextrun"/>
          <w:rFonts w:ascii="Open Sans" w:hAnsi="Open Sans" w:cs="Open Sans"/>
          <w:color w:val="000000"/>
          <w:shd w:val="clear" w:color="auto" w:fill="FFFFFF"/>
        </w:rPr>
        <w:t xml:space="preserve"> abstract requirements</w:t>
      </w:r>
      <w:r w:rsidRPr="04866BBF" w:rsidR="00843A30">
        <w:rPr>
          <w:rStyle w:val="normaltextrun"/>
          <w:rFonts w:ascii="Open Sans" w:hAnsi="Open Sans" w:cs="Open Sans"/>
          <w:color w:val="000000"/>
          <w:shd w:val="clear" w:color="auto" w:fill="FFFFFF"/>
        </w:rPr>
        <w:t>.</w:t>
      </w:r>
      <w:r w:rsidRPr="04866BBF" w:rsidR="00D50853">
        <w:rPr>
          <w:rStyle w:val="normaltextrun"/>
          <w:rFonts w:ascii="Open Sans" w:hAnsi="Open Sans" w:cs="Open Sans"/>
          <w:color w:val="000000"/>
          <w:shd w:val="clear" w:color="auto" w:fill="FFFFFF"/>
        </w:rPr>
        <w:t xml:space="preserve"> A typical example being “Can we improve our existing business processes using data?</w:t>
      </w:r>
      <w:r w:rsidRPr="04866BBF" w:rsidR="0BB17D54">
        <w:rPr>
          <w:rStyle w:val="normaltextrun"/>
          <w:rFonts w:ascii="Open Sans" w:hAnsi="Open Sans" w:cs="Open Sans"/>
          <w:color w:val="000000"/>
          <w:shd w:val="clear" w:color="auto" w:fill="FFFFFF"/>
        </w:rPr>
        <w:t xml:space="preserve">”</w:t>
      </w:r>
      <w:r w:rsidRPr="04866BBF" w:rsidR="00843A30">
        <w:rPr>
          <w:rStyle w:val="normaltextrun"/>
          <w:rFonts w:ascii="Open Sans" w:hAnsi="Open Sans" w:cs="Open Sans"/>
          <w:color w:val="000000"/>
          <w:shd w:val="clear" w:color="auto" w:fill="FFFFFF"/>
        </w:rPr>
        <w:t xml:space="preserve"> </w:t>
      </w:r>
    </w:p>
    <w:p w:rsidR="008A5911" w:rsidP="00843A30" w:rsidRDefault="008A5911" w14:paraId="04DFE9BB" w14:textId="1D1664B5">
      <w:pPr>
        <w:rPr>
          <w:rStyle w:val="normaltextrun"/>
          <w:rFonts w:ascii="Open Sans" w:hAnsi="Open Sans" w:cs="Open Sans"/>
          <w:color w:val="000000"/>
          <w:szCs w:val="18"/>
          <w:shd w:val="clear" w:color="auto" w:fill="FFFFFF"/>
        </w:rPr>
      </w:pPr>
    </w:p>
    <w:p w:rsidRPr="00843A30" w:rsidR="008A5911" w:rsidP="00843A30" w:rsidRDefault="44BD51DA" w14:paraId="7F2228F3" w14:textId="760DAFB4">
      <w:r w:rsidRPr="79351AA3">
        <w:rPr>
          <w:rStyle w:val="normaltextrun"/>
          <w:rFonts w:ascii="Open Sans" w:hAnsi="Open Sans" w:cs="Open Sans"/>
          <w:color w:val="000000"/>
          <w:shd w:val="clear" w:color="auto" w:fill="FFFFFF"/>
        </w:rPr>
        <w:t xml:space="preserve">Similarly, our creative briefs set out to align with specific learning goals. The requirements set in the brief below will lead </w:t>
      </w:r>
      <w:r w:rsidRPr="79351AA3" w:rsidR="2B15E8FB">
        <w:rPr>
          <w:rStyle w:val="normaltextrun"/>
          <w:rFonts w:ascii="Open Sans" w:hAnsi="Open Sans" w:cs="Open Sans"/>
          <w:color w:val="000000"/>
          <w:shd w:val="clear" w:color="auto" w:fill="FFFFFF"/>
        </w:rPr>
        <w:t>junior data scientists</w:t>
      </w:r>
      <w:r w:rsidRPr="79351AA3">
        <w:rPr>
          <w:rStyle w:val="normaltextrun"/>
          <w:rFonts w:ascii="Open Sans" w:hAnsi="Open Sans" w:cs="Open Sans"/>
          <w:color w:val="000000"/>
          <w:shd w:val="clear" w:color="auto" w:fill="FFFFFF"/>
        </w:rPr>
        <w:t xml:space="preserve"> to learn about different topics, while still allowing for creative freedom </w:t>
      </w:r>
      <w:r w:rsidRPr="79351AA3" w:rsidR="2B15E8FB">
        <w:rPr>
          <w:rStyle w:val="normaltextrun"/>
          <w:rFonts w:ascii="Open Sans" w:hAnsi="Open Sans" w:cs="Open Sans"/>
          <w:color w:val="000000"/>
          <w:shd w:val="clear" w:color="auto" w:fill="FFFFFF"/>
        </w:rPr>
        <w:t>in proposing and implementing a solution</w:t>
      </w:r>
      <w:r w:rsidRPr="79351AA3">
        <w:rPr>
          <w:rStyle w:val="normaltextrun"/>
          <w:rFonts w:ascii="Open Sans" w:hAnsi="Open Sans" w:cs="Open Sans"/>
          <w:color w:val="000000"/>
          <w:shd w:val="clear" w:color="auto" w:fill="FFFFFF"/>
        </w:rPr>
        <w:t xml:space="preserve">. Select </w:t>
      </w:r>
      <w:r w:rsidRPr="79351AA3" w:rsidR="34D1E6A1">
        <w:rPr>
          <w:rStyle w:val="normaltextrun"/>
          <w:rFonts w:ascii="Open Sans" w:hAnsi="Open Sans" w:cs="Open Sans"/>
          <w:color w:val="000000"/>
          <w:shd w:val="clear" w:color="auto" w:fill="FFFFFF"/>
        </w:rPr>
        <w:t>an approach</w:t>
      </w:r>
      <w:r w:rsidRPr="79351AA3">
        <w:rPr>
          <w:rStyle w:val="normaltextrun"/>
          <w:rFonts w:ascii="Open Sans" w:hAnsi="Open Sans" w:cs="Open Sans"/>
          <w:color w:val="000000"/>
          <w:shd w:val="clear" w:color="auto" w:fill="FFFFFF"/>
        </w:rPr>
        <w:t xml:space="preserve"> that best fits your personal learning goals, investigate the requirements, and amaze us with </w:t>
      </w:r>
      <w:r w:rsidRPr="79351AA3" w:rsidR="2B15E8FB">
        <w:rPr>
          <w:rStyle w:val="normaltextrun"/>
          <w:rFonts w:ascii="Open Sans" w:hAnsi="Open Sans" w:cs="Open Sans"/>
          <w:color w:val="000000"/>
          <w:shd w:val="clear" w:color="auto" w:fill="FFFFFF"/>
        </w:rPr>
        <w:t>your creative problem solving!</w:t>
      </w:r>
    </w:p>
    <w:p w:rsidR="79351AA3" w:rsidP="79351AA3" w:rsidRDefault="79351AA3" w14:paraId="12866E7A" w14:textId="3411E9A4">
      <w:pPr>
        <w:rPr>
          <w:rStyle w:val="normaltextrun"/>
          <w:rFonts w:ascii="Open Sans" w:hAnsi="Open Sans" w:cs="Open Sans"/>
          <w:color w:val="000000" w:themeColor="text1"/>
          <w:szCs w:val="18"/>
        </w:rPr>
      </w:pPr>
    </w:p>
    <w:p w:rsidR="0AEB5C65" w:rsidP="79351AA3" w:rsidRDefault="0AEB5C65" w14:paraId="12AC173D" w14:textId="40EBEF6B">
      <w:pPr>
        <w:rPr>
          <w:rStyle w:val="normaltextrun"/>
          <w:rFonts w:ascii="Open Sans" w:hAnsi="Open Sans" w:cs="Open Sans"/>
          <w:color w:val="000000" w:themeColor="text1"/>
          <w:szCs w:val="18"/>
          <w:highlight w:val="yellow"/>
        </w:rPr>
      </w:pPr>
      <w:r w:rsidRPr="79351AA3">
        <w:rPr>
          <w:rStyle w:val="normaltextrun"/>
          <w:rFonts w:ascii="Open Sans" w:hAnsi="Open Sans" w:cs="Open Sans"/>
          <w:color w:val="000000" w:themeColor="text1"/>
          <w:szCs w:val="18"/>
          <w:highlight w:val="yellow"/>
        </w:rPr>
        <w:t>Challenges bronze-silver-gold</w:t>
      </w:r>
    </w:p>
    <w:p w:rsidRPr="00964DA5" w:rsidR="00964DA5" w:rsidP="00964DA5" w:rsidRDefault="00964DA5" w14:paraId="1865AA5C" w14:textId="77777777"/>
    <w:p w:rsidR="00692785" w:rsidP="00692785" w:rsidRDefault="00A34993" w14:paraId="5E66881E" w14:textId="0A508938">
      <w:pPr>
        <w:pStyle w:val="Heading2"/>
      </w:pPr>
      <w:bookmarkStart w:name="_Toc72233234" w:id="3"/>
      <w:r>
        <w:t>Brief Outline</w:t>
      </w:r>
      <w:bookmarkEnd w:id="3"/>
    </w:p>
    <w:p w:rsidR="00A34993" w:rsidP="00A34993" w:rsidRDefault="00A34993" w14:paraId="4EACDDF1" w14:textId="58CB5405"/>
    <w:p w:rsidRPr="00116E26" w:rsidR="00A34993" w:rsidP="64F83212" w:rsidRDefault="00A34993" w14:paraId="0DD4E7CB" w14:textId="449BB2E9">
      <w:pPr>
        <w:pStyle w:val="paragraph"/>
        <w:spacing w:before="0" w:beforeAutospacing="0" w:after="0" w:afterAutospacing="0"/>
        <w:textAlignment w:val="baseline"/>
        <w:rPr>
          <w:rFonts w:asciiTheme="minorHAnsi" w:hAnsiTheme="minorHAnsi" w:cstheme="minorBidi"/>
          <w:sz w:val="18"/>
          <w:szCs w:val="18"/>
        </w:rPr>
      </w:pPr>
      <w:r w:rsidRPr="64F83212">
        <w:rPr>
          <w:rStyle w:val="normaltextrun"/>
          <w:rFonts w:asciiTheme="minorHAnsi" w:hAnsiTheme="minorHAnsi" w:cstheme="minorBidi"/>
          <w:sz w:val="18"/>
          <w:szCs w:val="18"/>
          <w:lang w:val="en"/>
        </w:rPr>
        <w:t>In this project, you will be exploring the </w:t>
      </w:r>
      <w:r w:rsidRPr="64F83212">
        <w:rPr>
          <w:rStyle w:val="normaltextrun"/>
          <w:rFonts w:asciiTheme="minorHAnsi" w:hAnsiTheme="minorHAnsi" w:cstheme="minorBidi"/>
          <w:i/>
          <w:iCs/>
          <w:sz w:val="18"/>
          <w:szCs w:val="18"/>
          <w:lang w:val="en"/>
        </w:rPr>
        <w:t>lifecycle of a data science project</w:t>
      </w:r>
      <w:r w:rsidRPr="64F83212">
        <w:rPr>
          <w:rStyle w:val="normaltextrun"/>
          <w:rFonts w:asciiTheme="minorHAnsi" w:hAnsiTheme="minorHAnsi" w:cstheme="minorBidi"/>
          <w:sz w:val="18"/>
          <w:szCs w:val="18"/>
          <w:lang w:val="en"/>
        </w:rPr>
        <w:t xml:space="preserve"> by </w:t>
      </w:r>
      <w:r w:rsidRPr="64F83212" w:rsidR="00443A71">
        <w:rPr>
          <w:rStyle w:val="normaltextrun"/>
          <w:rFonts w:asciiTheme="minorHAnsi" w:hAnsiTheme="minorHAnsi" w:cstheme="minorBidi"/>
          <w:sz w:val="18"/>
          <w:szCs w:val="18"/>
          <w:lang w:val="en"/>
        </w:rPr>
        <w:t>implementing in practice, the concepts you have learned in the workshops</w:t>
      </w:r>
      <w:r w:rsidRPr="64F83212">
        <w:rPr>
          <w:rStyle w:val="normaltextrun"/>
          <w:rFonts w:asciiTheme="minorHAnsi" w:hAnsiTheme="minorHAnsi" w:cstheme="minorBidi"/>
          <w:sz w:val="18"/>
          <w:szCs w:val="18"/>
          <w:lang w:val="en"/>
        </w:rPr>
        <w:t>.</w:t>
      </w:r>
      <w:r w:rsidRPr="64F83212" w:rsidR="00443A71">
        <w:rPr>
          <w:rStyle w:val="normaltextrun"/>
          <w:rFonts w:asciiTheme="minorHAnsi" w:hAnsiTheme="minorHAnsi" w:cstheme="minorBidi"/>
          <w:sz w:val="18"/>
          <w:szCs w:val="18"/>
          <w:lang w:val="en"/>
        </w:rPr>
        <w:t xml:space="preserve"> </w:t>
      </w:r>
      <w:r w:rsidRPr="64F83212">
        <w:rPr>
          <w:rStyle w:val="normaltextrun"/>
          <w:rFonts w:asciiTheme="minorHAnsi" w:hAnsiTheme="minorHAnsi" w:cstheme="minorBidi"/>
          <w:sz w:val="18"/>
          <w:szCs w:val="18"/>
          <w:lang w:val="en"/>
        </w:rPr>
        <w:t xml:space="preserve">You will be provided with a </w:t>
      </w:r>
      <w:r w:rsidRPr="64F83212" w:rsidR="00443A71">
        <w:rPr>
          <w:rStyle w:val="normaltextrun"/>
          <w:rFonts w:asciiTheme="minorHAnsi" w:hAnsiTheme="minorHAnsi" w:cstheme="minorBidi"/>
          <w:sz w:val="18"/>
          <w:szCs w:val="18"/>
          <w:lang w:val="en"/>
        </w:rPr>
        <w:t>Github repository</w:t>
      </w:r>
      <w:r w:rsidRPr="64F83212">
        <w:rPr>
          <w:rStyle w:val="normaltextrun"/>
          <w:rFonts w:asciiTheme="minorHAnsi" w:hAnsiTheme="minorHAnsi" w:cstheme="minorBidi"/>
          <w:sz w:val="18"/>
          <w:szCs w:val="18"/>
          <w:lang w:val="en"/>
        </w:rPr>
        <w:t xml:space="preserve"> where you are expected to document the process of forming your idea, as well as the evolution of </w:t>
      </w:r>
      <w:r w:rsidRPr="64F83212" w:rsidR="00443A71">
        <w:rPr>
          <w:rStyle w:val="normaltextrun"/>
          <w:rFonts w:asciiTheme="minorHAnsi" w:hAnsiTheme="minorHAnsi" w:cstheme="minorBidi"/>
          <w:sz w:val="18"/>
          <w:szCs w:val="18"/>
          <w:lang w:val="en"/>
        </w:rPr>
        <w:t>the solution</w:t>
      </w:r>
      <w:r w:rsidRPr="64F83212">
        <w:rPr>
          <w:rStyle w:val="normaltextrun"/>
          <w:rFonts w:asciiTheme="minorHAnsi" w:hAnsiTheme="minorHAnsi" w:cstheme="minorBidi"/>
          <w:sz w:val="18"/>
          <w:szCs w:val="18"/>
          <w:lang w:val="en"/>
        </w:rPr>
        <w:t>.</w:t>
      </w:r>
      <w:r w:rsidRPr="64F83212">
        <w:rPr>
          <w:rStyle w:val="eop"/>
          <w:rFonts w:asciiTheme="minorHAnsi" w:hAnsiTheme="minorHAnsi" w:cstheme="minorBidi"/>
          <w:sz w:val="18"/>
          <w:szCs w:val="18"/>
        </w:rPr>
        <w:t> </w:t>
      </w:r>
      <w:r w:rsidRPr="4614E8C4" w:rsidR="4D5D1616">
        <w:rPr>
          <w:rStyle w:val="eop"/>
          <w:rFonts w:asciiTheme="minorHAnsi" w:hAnsiTheme="minorHAnsi" w:cstheme="minorBidi"/>
          <w:sz w:val="18"/>
          <w:szCs w:val="18"/>
        </w:rPr>
        <w:t xml:space="preserve"> The project consists of three sub-projects, the first one related to Digital </w:t>
      </w:r>
      <w:r w:rsidRPr="4614E8C4" w:rsidR="2B60006A">
        <w:rPr>
          <w:rStyle w:val="eop"/>
          <w:rFonts w:asciiTheme="minorHAnsi" w:hAnsiTheme="minorHAnsi" w:cstheme="minorBidi"/>
          <w:sz w:val="18"/>
          <w:szCs w:val="18"/>
        </w:rPr>
        <w:t>Transformation</w:t>
      </w:r>
      <w:r w:rsidRPr="4614E8C4" w:rsidR="4D5D1616">
        <w:rPr>
          <w:rStyle w:val="eop"/>
          <w:rFonts w:asciiTheme="minorHAnsi" w:hAnsiTheme="minorHAnsi" w:cstheme="minorBidi"/>
          <w:sz w:val="18"/>
          <w:szCs w:val="18"/>
        </w:rPr>
        <w:t xml:space="preserve"> and Artificial I</w:t>
      </w:r>
      <w:r w:rsidRPr="4614E8C4" w:rsidR="2994D601">
        <w:rPr>
          <w:rStyle w:val="eop"/>
          <w:rFonts w:asciiTheme="minorHAnsi" w:hAnsiTheme="minorHAnsi" w:cstheme="minorBidi"/>
          <w:sz w:val="18"/>
          <w:szCs w:val="18"/>
        </w:rPr>
        <w:t>n</w:t>
      </w:r>
      <w:r w:rsidRPr="4614E8C4" w:rsidR="4D5D1616">
        <w:rPr>
          <w:rStyle w:val="eop"/>
          <w:rFonts w:asciiTheme="minorHAnsi" w:hAnsiTheme="minorHAnsi" w:cstheme="minorBidi"/>
          <w:sz w:val="18"/>
          <w:szCs w:val="18"/>
        </w:rPr>
        <w:t>telligence, the second one</w:t>
      </w:r>
      <w:r w:rsidRPr="4614E8C4" w:rsidR="5AABE8B7">
        <w:rPr>
          <w:rStyle w:val="eop"/>
          <w:rFonts w:asciiTheme="minorHAnsi" w:hAnsiTheme="minorHAnsi" w:cstheme="minorBidi"/>
          <w:sz w:val="18"/>
          <w:szCs w:val="18"/>
        </w:rPr>
        <w:t xml:space="preserve"> to Data Science and the final one to Programming.</w:t>
      </w:r>
    </w:p>
    <w:p w:rsidRPr="00116E26" w:rsidR="00A34993" w:rsidP="00A34993" w:rsidRDefault="00A34993" w14:paraId="0B632C1F" w14:textId="0254A049">
      <w:pPr>
        <w:rPr>
          <w:rFonts w:cstheme="minorHAnsi"/>
          <w:szCs w:val="18"/>
          <w:lang w:val="en-US"/>
        </w:rPr>
      </w:pPr>
    </w:p>
    <w:p w:rsidRPr="00116E26" w:rsidR="00305208" w:rsidP="00305208" w:rsidRDefault="00305208" w14:paraId="0395C5DF" w14:textId="0CA981E3">
      <w:pPr>
        <w:pStyle w:val="Heading2"/>
        <w:rPr>
          <w:rFonts w:asciiTheme="minorHAnsi" w:hAnsiTheme="minorHAnsi" w:cstheme="minorBidi"/>
          <w:sz w:val="18"/>
          <w:szCs w:val="18"/>
          <w:lang w:val="en-US"/>
        </w:rPr>
      </w:pPr>
      <w:bookmarkStart w:name="_Toc72233235" w:id="4"/>
      <w:r w:rsidRPr="094155E2">
        <w:rPr>
          <w:rFonts w:asciiTheme="minorHAnsi" w:hAnsiTheme="minorHAnsi" w:cstheme="minorBidi"/>
          <w:sz w:val="18"/>
          <w:szCs w:val="18"/>
          <w:lang w:val="en-US"/>
        </w:rPr>
        <w:t>Project Kick-Off</w:t>
      </w:r>
      <w:bookmarkEnd w:id="4"/>
    </w:p>
    <w:p w:rsidR="00FC7B96" w:rsidP="00FC7B96" w:rsidRDefault="00305208" w14:paraId="3C2C7B99" w14:textId="1C8BABA9">
      <w:pPr>
        <w:pStyle w:val="paragraph"/>
        <w:spacing w:before="0" w:beforeAutospacing="0" w:after="0" w:afterAutospacing="0"/>
        <w:textAlignment w:val="baseline"/>
        <w:rPr>
          <w:rStyle w:val="eop"/>
          <w:rFonts w:asciiTheme="minorHAnsi" w:hAnsiTheme="minorHAnsi" w:cstheme="minorBidi"/>
          <w:sz w:val="18"/>
          <w:szCs w:val="18"/>
        </w:rPr>
      </w:pPr>
      <w:r w:rsidRPr="7E5061E2">
        <w:rPr>
          <w:rStyle w:val="normaltextrun"/>
          <w:rFonts w:asciiTheme="minorHAnsi" w:hAnsiTheme="minorHAnsi" w:cstheme="minorBidi"/>
          <w:sz w:val="18"/>
          <w:szCs w:val="18"/>
          <w:lang w:val="en"/>
        </w:rPr>
        <w:t>In the first week</w:t>
      </w:r>
      <w:r w:rsidRPr="7E5061E2" w:rsidR="003C08A5">
        <w:rPr>
          <w:rStyle w:val="normaltextrun"/>
          <w:rFonts w:asciiTheme="minorHAnsi" w:hAnsiTheme="minorHAnsi" w:cstheme="minorBidi"/>
          <w:sz w:val="18"/>
          <w:szCs w:val="18"/>
          <w:lang w:val="en"/>
        </w:rPr>
        <w:t xml:space="preserve"> </w:t>
      </w:r>
      <w:r w:rsidRPr="7E5061E2">
        <w:rPr>
          <w:rStyle w:val="normaltextrun"/>
          <w:rFonts w:asciiTheme="minorHAnsi" w:hAnsiTheme="minorHAnsi" w:cstheme="minorBidi"/>
          <w:sz w:val="18"/>
          <w:szCs w:val="18"/>
          <w:lang w:val="en"/>
        </w:rPr>
        <w:t xml:space="preserve">of the project, you will have time to </w:t>
      </w:r>
      <w:r w:rsidRPr="7E5061E2" w:rsidR="004A5382">
        <w:rPr>
          <w:rStyle w:val="normaltextrun"/>
          <w:rFonts w:asciiTheme="minorHAnsi" w:hAnsiTheme="minorHAnsi" w:cstheme="minorBidi"/>
          <w:sz w:val="18"/>
          <w:szCs w:val="18"/>
          <w:lang w:val="en"/>
        </w:rPr>
        <w:t>m</w:t>
      </w:r>
      <w:r w:rsidRPr="7E5061E2">
        <w:rPr>
          <w:rStyle w:val="normaltextrun"/>
          <w:rFonts w:asciiTheme="minorHAnsi" w:hAnsiTheme="minorHAnsi" w:cstheme="minorBidi"/>
          <w:sz w:val="18"/>
          <w:szCs w:val="18"/>
          <w:lang w:val="en"/>
        </w:rPr>
        <w:t xml:space="preserve">eet with each of the lecturers, who will each take time to discuss and direct one </w:t>
      </w:r>
      <w:r w:rsidRPr="7E5061E2" w:rsidR="009B73D5">
        <w:rPr>
          <w:rStyle w:val="normaltextrun"/>
          <w:rFonts w:asciiTheme="minorHAnsi" w:hAnsiTheme="minorHAnsi" w:cstheme="minorBidi"/>
          <w:sz w:val="18"/>
          <w:szCs w:val="18"/>
          <w:lang w:val="en"/>
        </w:rPr>
        <w:t>aspect</w:t>
      </w:r>
      <w:r w:rsidRPr="7E5061E2">
        <w:rPr>
          <w:rStyle w:val="normaltextrun"/>
          <w:rFonts w:asciiTheme="minorHAnsi" w:hAnsiTheme="minorHAnsi" w:cstheme="minorBidi"/>
          <w:sz w:val="18"/>
          <w:szCs w:val="18"/>
          <w:lang w:val="en"/>
        </w:rPr>
        <w:t xml:space="preserve"> of the project. The aim in this time is to provide a strong, solid foundation for the rest of the project – so pay attention carefully to the feedback and direction </w:t>
      </w:r>
      <w:r w:rsidRPr="7E5061E2" w:rsidR="00BE1FA0">
        <w:rPr>
          <w:rStyle w:val="normaltextrun"/>
          <w:rFonts w:asciiTheme="minorHAnsi" w:hAnsiTheme="minorHAnsi" w:cstheme="minorBidi"/>
          <w:sz w:val="18"/>
          <w:szCs w:val="18"/>
          <w:lang w:val="en"/>
        </w:rPr>
        <w:t>given and</w:t>
      </w:r>
      <w:r w:rsidRPr="7E5061E2">
        <w:rPr>
          <w:rStyle w:val="normaltextrun"/>
          <w:rFonts w:asciiTheme="minorHAnsi" w:hAnsiTheme="minorHAnsi" w:cstheme="minorBidi"/>
          <w:sz w:val="18"/>
          <w:szCs w:val="18"/>
          <w:lang w:val="en"/>
        </w:rPr>
        <w:t xml:space="preserve"> execute it as efficiently and accurately as you can. This period of work is not covered by the </w:t>
      </w:r>
      <w:r w:rsidRPr="7E5061E2" w:rsidR="009B73D5">
        <w:rPr>
          <w:rStyle w:val="normaltextrun"/>
          <w:rFonts w:asciiTheme="minorHAnsi" w:hAnsiTheme="minorHAnsi" w:cstheme="minorBidi"/>
          <w:sz w:val="18"/>
          <w:szCs w:val="18"/>
          <w:lang w:val="en"/>
        </w:rPr>
        <w:t>assessment but</w:t>
      </w:r>
      <w:r w:rsidRPr="7E5061E2">
        <w:rPr>
          <w:rStyle w:val="normaltextrun"/>
          <w:rFonts w:asciiTheme="minorHAnsi" w:hAnsiTheme="minorHAnsi" w:cstheme="minorBidi"/>
          <w:sz w:val="18"/>
          <w:szCs w:val="18"/>
          <w:lang w:val="en"/>
        </w:rPr>
        <w:t xml:space="preserve"> will heavily affect how easy it is for you (and the rest of the team) to work towards the assessment </w:t>
      </w:r>
      <w:r w:rsidRPr="7E5061E2" w:rsidR="009B73D5">
        <w:rPr>
          <w:rStyle w:val="normaltextrun"/>
          <w:rFonts w:asciiTheme="minorHAnsi" w:hAnsiTheme="minorHAnsi" w:cstheme="minorBidi"/>
          <w:sz w:val="18"/>
          <w:szCs w:val="18"/>
          <w:lang w:val="en"/>
        </w:rPr>
        <w:t>later</w:t>
      </w:r>
      <w:r w:rsidRPr="7E5061E2">
        <w:rPr>
          <w:rStyle w:val="normaltextrun"/>
          <w:rFonts w:asciiTheme="minorHAnsi" w:hAnsiTheme="minorHAnsi" w:cstheme="minorBidi"/>
          <w:sz w:val="18"/>
          <w:szCs w:val="18"/>
          <w:lang w:val="en"/>
        </w:rPr>
        <w:t>.</w:t>
      </w:r>
      <w:r w:rsidRPr="7E5061E2">
        <w:rPr>
          <w:rStyle w:val="eop"/>
          <w:rFonts w:asciiTheme="minorHAnsi" w:hAnsiTheme="minorHAnsi" w:cstheme="minorBidi"/>
          <w:sz w:val="18"/>
          <w:szCs w:val="18"/>
        </w:rPr>
        <w:t> </w:t>
      </w:r>
    </w:p>
    <w:p w:rsidR="7E5061E2" w:rsidP="7E5061E2" w:rsidRDefault="7E5061E2" w14:paraId="6EB40BD0" w14:textId="1C8BABA9">
      <w:pPr>
        <w:pStyle w:val="paragraph"/>
        <w:spacing w:before="0" w:beforeAutospacing="0" w:after="0" w:afterAutospacing="0"/>
        <w:rPr>
          <w:rStyle w:val="eop"/>
        </w:rPr>
      </w:pPr>
    </w:p>
    <w:p w:rsidR="3AC5E801" w:rsidP="7E5061E2" w:rsidRDefault="0B5824D3" w14:paraId="7B9CAD5E" w14:textId="1C8BABA9">
      <w:pPr>
        <w:pStyle w:val="paragraph"/>
        <w:spacing w:before="0" w:beforeAutospacing="0" w:after="0" w:afterAutospacing="0"/>
        <w:rPr>
          <w:rStyle w:val="eop"/>
        </w:rPr>
      </w:pPr>
      <w:r w:rsidRPr="79351AA3">
        <w:rPr>
          <w:rStyle w:val="eop"/>
          <w:rFonts w:asciiTheme="minorHAnsi" w:hAnsiTheme="minorHAnsi" w:cstheme="minorBidi"/>
          <w:sz w:val="18"/>
          <w:szCs w:val="18"/>
          <w:highlight w:val="yellow"/>
        </w:rPr>
        <w:t>Procedures</w:t>
      </w:r>
    </w:p>
    <w:p w:rsidR="0039159C" w:rsidP="009F12B8" w:rsidRDefault="0039159C" w14:paraId="6B468E28" w14:textId="77777777">
      <w:pPr>
        <w:pStyle w:val="paragraph"/>
        <w:spacing w:before="0" w:beforeAutospacing="0" w:after="0" w:afterAutospacing="0"/>
        <w:textAlignment w:val="baseline"/>
        <w:rPr>
          <w:rStyle w:val="eop"/>
          <w:rFonts w:asciiTheme="minorHAnsi" w:hAnsiTheme="minorHAnsi" w:cstheme="minorHAnsi"/>
          <w:sz w:val="18"/>
          <w:szCs w:val="18"/>
        </w:rPr>
      </w:pPr>
    </w:p>
    <w:p w:rsidR="0039159C" w:rsidP="00F81BCB" w:rsidRDefault="0039159C" w14:paraId="01DCF1A4" w14:textId="0BE9FC01">
      <w:pPr>
        <w:pStyle w:val="Heading2"/>
        <w:rPr>
          <w:lang w:val="en-US"/>
        </w:rPr>
      </w:pPr>
      <w:bookmarkStart w:name="_Toc72233236" w:id="5"/>
      <w:r w:rsidRPr="094155E2">
        <w:rPr>
          <w:lang w:val="en-US"/>
        </w:rPr>
        <w:t xml:space="preserve">Competency Profile and </w:t>
      </w:r>
      <w:r w:rsidRPr="094155E2" w:rsidR="000C3D72">
        <w:rPr>
          <w:lang w:val="en-US"/>
        </w:rPr>
        <w:t>Dublin descriptor</w:t>
      </w:r>
      <w:bookmarkEnd w:id="5"/>
    </w:p>
    <w:p w:rsidRPr="00371800" w:rsidR="00371800" w:rsidP="00371800" w:rsidRDefault="00371800" w14:paraId="463C2AEE" w14:textId="77777777">
      <w:pPr>
        <w:rPr>
          <w:lang w:val="en-US"/>
        </w:rPr>
      </w:pPr>
    </w:p>
    <w:p w:rsidR="00F81BCB" w:rsidP="0028462E" w:rsidRDefault="00FE6B98" w14:paraId="419994DC" w14:textId="1B631519">
      <w:pPr>
        <w:pStyle w:val="Heading3"/>
        <w:rPr>
          <w:lang w:val="en-US"/>
        </w:rPr>
      </w:pPr>
      <w:bookmarkStart w:name="_Toc72233237" w:id="6"/>
      <w:r w:rsidRPr="094155E2">
        <w:rPr>
          <w:lang w:val="en-US"/>
        </w:rPr>
        <w:t xml:space="preserve">Competency </w:t>
      </w:r>
      <w:r w:rsidRPr="094155E2" w:rsidR="00AD4F6F">
        <w:rPr>
          <w:b/>
          <w:bCs/>
          <w:lang w:val="en-US"/>
        </w:rPr>
        <w:t>4:</w:t>
      </w:r>
      <w:r w:rsidRPr="094155E2">
        <w:rPr>
          <w:lang w:val="en-US"/>
        </w:rPr>
        <w:t xml:space="preserve"> </w:t>
      </w:r>
      <w:r w:rsidRPr="094155E2" w:rsidR="00371800">
        <w:rPr>
          <w:lang w:val="en-US"/>
        </w:rPr>
        <w:t>Research &amp; Analysis</w:t>
      </w:r>
      <w:r w:rsidRPr="4614E8C4" w:rsidR="125F4274">
        <w:rPr>
          <w:lang w:val="en-US"/>
        </w:rPr>
        <w:t xml:space="preserve"> </w:t>
      </w:r>
      <w:r w:rsidRPr="4614E8C4" w:rsidR="125F4274">
        <w:rPr>
          <w:highlight w:val="yellow"/>
          <w:lang w:val="en-US"/>
        </w:rPr>
        <w:t>Replace</w:t>
      </w:r>
      <w:bookmarkEnd w:id="6"/>
    </w:p>
    <w:p w:rsidR="00610A79" w:rsidP="00F81BCB" w:rsidRDefault="00255976" w14:paraId="4973D200" w14:textId="77777777">
      <w:pPr>
        <w:rPr>
          <w:lang w:val="en-US"/>
        </w:rPr>
      </w:pPr>
      <w:r w:rsidRPr="00255976">
        <w:rPr>
          <w:lang w:val="en-US"/>
        </w:rPr>
        <w:t>The starter professional practitioner is capable of substantiating a design assignment by means of research and analysis. The starter professional practitioner demonstrates in his/her research activities that he/she has a repertoire of relevant research skills and is able to select the correct method from this repertoire, given the research circumstances. Is capable of developing prototypes as a means of communication within the context of the application.</w:t>
      </w:r>
    </w:p>
    <w:p w:rsidR="00255976" w:rsidP="00F81BCB" w:rsidRDefault="00610A79" w14:paraId="420530A3" w14:textId="0FED5A29">
      <w:pPr>
        <w:rPr>
          <w:lang w:val="en-US"/>
        </w:rPr>
      </w:pPr>
      <w:r>
        <w:rPr>
          <w:lang w:val="en-US"/>
        </w:rPr>
        <w:t>Dublin Descriptor</w:t>
      </w:r>
      <w:r w:rsidR="00FD1CD0">
        <w:rPr>
          <w:lang w:val="en-US"/>
        </w:rPr>
        <w:t>s</w:t>
      </w:r>
      <w:r w:rsidR="008F7BF0">
        <w:rPr>
          <w:lang w:val="en-US"/>
        </w:rPr>
        <w:t>:</w:t>
      </w:r>
      <w:r w:rsidR="00FD1CD0">
        <w:rPr>
          <w:lang w:val="en-US"/>
        </w:rPr>
        <w:t xml:space="preserve"> Knowledge &amp; Insight, application of knowledge &amp; Insight, </w:t>
      </w:r>
      <w:r w:rsidR="008F7BF0">
        <w:rPr>
          <w:lang w:val="en-US"/>
        </w:rPr>
        <w:t>Making Judgement</w:t>
      </w:r>
      <w:r w:rsidRPr="00255976" w:rsidR="00255976">
        <w:rPr>
          <w:lang w:val="en-US"/>
        </w:rPr>
        <w:tab/>
      </w:r>
    </w:p>
    <w:p w:rsidR="00756799" w:rsidP="00F81BCB" w:rsidRDefault="00255976" w14:paraId="11F2430F" w14:textId="30F4FFC7">
      <w:pPr>
        <w:rPr>
          <w:lang w:val="en-US"/>
        </w:rPr>
      </w:pPr>
      <w:r w:rsidRPr="00255976">
        <w:rPr>
          <w:lang w:val="en-US"/>
        </w:rPr>
        <w:tab/>
      </w:r>
      <w:r w:rsidRPr="00255976">
        <w:rPr>
          <w:lang w:val="en-US"/>
        </w:rPr>
        <w:tab/>
      </w:r>
      <w:r w:rsidRPr="00255976">
        <w:rPr>
          <w:lang w:val="en-US"/>
        </w:rPr>
        <w:tab/>
      </w:r>
    </w:p>
    <w:p w:rsidR="00371800" w:rsidP="00371800" w:rsidRDefault="00AD4F6F" w14:paraId="50A27A14" w14:textId="2765E94B">
      <w:pPr>
        <w:pStyle w:val="Heading3"/>
        <w:numPr>
          <w:ilvl w:val="2"/>
          <w:numId w:val="0"/>
        </w:numPr>
        <w:ind w:left="567" w:hanging="567"/>
        <w:rPr>
          <w:lang w:val="en-US"/>
        </w:rPr>
      </w:pPr>
      <w:bookmarkStart w:name="_Toc72233238" w:id="7"/>
      <w:r w:rsidRPr="30EF9023">
        <w:rPr>
          <w:lang w:val="en-US"/>
        </w:rPr>
        <w:t>1.3.2 Competency</w:t>
      </w:r>
      <w:r w:rsidRPr="30EF9023" w:rsidR="00371800">
        <w:rPr>
          <w:lang w:val="en-US"/>
        </w:rPr>
        <w:t xml:space="preserve"> </w:t>
      </w:r>
      <w:r w:rsidRPr="30EF9023" w:rsidR="221E23AB">
        <w:rPr>
          <w:b/>
          <w:bCs/>
          <w:lang w:val="en-US"/>
        </w:rPr>
        <w:t>5:</w:t>
      </w:r>
      <w:r w:rsidRPr="30EF9023" w:rsidR="00371800">
        <w:rPr>
          <w:lang w:val="en-US"/>
        </w:rPr>
        <w:t xml:space="preserve"> </w:t>
      </w:r>
      <w:r w:rsidRPr="30EF9023" w:rsidR="001C1621">
        <w:rPr>
          <w:lang w:val="en-US"/>
        </w:rPr>
        <w:t>Conceptualizing</w:t>
      </w:r>
      <w:bookmarkEnd w:id="7"/>
    </w:p>
    <w:p w:rsidRPr="00F81BCB" w:rsidR="00756799" w:rsidP="00F81BCB" w:rsidRDefault="00AD4F6F" w14:paraId="17C1D491" w14:textId="1FF7CEA7">
      <w:pPr>
        <w:rPr>
          <w:lang w:val="en-US"/>
        </w:rPr>
      </w:pPr>
      <w:r w:rsidRPr="00AD4F6F">
        <w:rPr>
          <w:lang w:val="en-US"/>
        </w:rPr>
        <w:t>The starter professional practitioner demonstrates he/she is capable of achieving a realistic cross-sector demand articulation and project definition. He/she is capable of developing, on the basis of his/her own idea or demand articulation, an innovative concept which creates value.</w:t>
      </w:r>
      <w:r w:rsidRPr="00AD4F6F">
        <w:rPr>
          <w:lang w:val="en-US"/>
        </w:rPr>
        <w:tab/>
      </w:r>
      <w:r w:rsidRPr="00AD4F6F">
        <w:rPr>
          <w:lang w:val="en-US"/>
        </w:rPr>
        <w:tab/>
      </w:r>
      <w:r w:rsidRPr="00AD4F6F">
        <w:rPr>
          <w:lang w:val="en-US"/>
        </w:rPr>
        <w:tab/>
      </w:r>
      <w:r w:rsidRPr="00AD4F6F">
        <w:rPr>
          <w:lang w:val="en-US"/>
        </w:rPr>
        <w:tab/>
      </w:r>
    </w:p>
    <w:p w:rsidR="008F7BF0" w:rsidP="008F7BF0" w:rsidRDefault="008F7BF0" w14:paraId="2021AC91" w14:textId="77777777">
      <w:pPr>
        <w:rPr>
          <w:lang w:val="en-US"/>
        </w:rPr>
      </w:pPr>
      <w:r>
        <w:rPr>
          <w:lang w:val="en-US"/>
        </w:rPr>
        <w:t>Dublin Descriptors: Knowledge &amp; Insight, application of knowledge &amp; Insight, Making Judgement</w:t>
      </w:r>
      <w:r w:rsidRPr="00255976">
        <w:rPr>
          <w:lang w:val="en-US"/>
        </w:rPr>
        <w:tab/>
      </w:r>
    </w:p>
    <w:p w:rsidR="000C3D72" w:rsidP="009F12B8" w:rsidRDefault="000C3D72" w14:paraId="73A2E85B" w14:textId="77777777">
      <w:pPr>
        <w:pStyle w:val="paragraph"/>
        <w:spacing w:before="0" w:beforeAutospacing="0" w:after="0" w:afterAutospacing="0"/>
        <w:textAlignment w:val="baseline"/>
        <w:rPr>
          <w:rStyle w:val="eop"/>
          <w:rFonts w:asciiTheme="minorHAnsi" w:hAnsiTheme="minorHAnsi" w:cstheme="minorHAnsi"/>
          <w:sz w:val="18"/>
          <w:szCs w:val="18"/>
        </w:rPr>
      </w:pPr>
    </w:p>
    <w:p w:rsidR="009F12B8" w:rsidP="009F12B8" w:rsidRDefault="009F12B8" w14:paraId="27F41437" w14:textId="77777777">
      <w:pPr>
        <w:pStyle w:val="paragraph"/>
        <w:spacing w:before="0" w:beforeAutospacing="0" w:after="0" w:afterAutospacing="0"/>
        <w:textAlignment w:val="baseline"/>
        <w:rPr>
          <w:rFonts w:asciiTheme="minorHAnsi" w:hAnsiTheme="minorHAnsi" w:cstheme="minorHAnsi"/>
          <w:sz w:val="18"/>
          <w:szCs w:val="18"/>
        </w:rPr>
      </w:pPr>
    </w:p>
    <w:p w:rsidRPr="009F12B8" w:rsidR="00AD4F6F" w:rsidP="009F12B8" w:rsidRDefault="00AD4F6F" w14:paraId="55BA6DA2" w14:textId="77777777">
      <w:pPr>
        <w:pStyle w:val="paragraph"/>
        <w:spacing w:before="0" w:beforeAutospacing="0" w:after="0" w:afterAutospacing="0"/>
        <w:textAlignment w:val="baseline"/>
        <w:rPr>
          <w:rFonts w:asciiTheme="minorHAnsi" w:hAnsiTheme="minorHAnsi" w:cstheme="minorHAnsi"/>
          <w:sz w:val="18"/>
          <w:szCs w:val="18"/>
        </w:rPr>
      </w:pPr>
    </w:p>
    <w:p w:rsidR="004C108C" w:rsidP="00B52365" w:rsidRDefault="00B52365" w14:paraId="438D5E49" w14:textId="1F72BEF8">
      <w:pPr>
        <w:pStyle w:val="Heading2"/>
      </w:pPr>
      <w:bookmarkStart w:name="_Toc72233239" w:id="8"/>
      <w:commentRangeStart w:id="9"/>
      <w:commentRangeStart w:id="10"/>
      <w:r>
        <w:t>Learning Objectives</w:t>
      </w:r>
      <w:commentRangeEnd w:id="9"/>
      <w:r>
        <w:rPr>
          <w:rStyle w:val="CommentReference"/>
        </w:rPr>
        <w:commentReference w:id="9"/>
      </w:r>
      <w:commentRangeEnd w:id="10"/>
      <w:r>
        <w:rPr>
          <w:rStyle w:val="CommentReference"/>
        </w:rPr>
        <w:commentReference w:id="10"/>
      </w:r>
      <w:bookmarkEnd w:id="8"/>
    </w:p>
    <w:p w:rsidR="00BF4510" w:rsidP="00C53229" w:rsidRDefault="00BF4510" w14:paraId="7CE45088" w14:textId="145FEA1A"/>
    <w:p w:rsidRPr="00B8445B" w:rsidR="00B8445B" w:rsidP="00F5323B" w:rsidRDefault="00A502E7" w14:paraId="18C116E0" w14:textId="77777777">
      <w:pPr>
        <w:pStyle w:val="Heading3"/>
        <w:tabs>
          <w:tab w:val="clear" w:pos="1276"/>
          <w:tab w:val="num" w:pos="567"/>
        </w:tabs>
        <w:ind w:left="567"/>
        <w:rPr>
          <w:rStyle w:val="normaltextrun"/>
        </w:rPr>
      </w:pPr>
      <w:bookmarkStart w:name="_Toc72233240" w:id="11"/>
      <w:r w:rsidRPr="094155E2">
        <w:rPr>
          <w:rStyle w:val="normaltextrun"/>
        </w:rPr>
        <w:t>Personal Development &amp; Academic Practice</w:t>
      </w:r>
      <w:bookmarkEnd w:id="11"/>
    </w:p>
    <w:p w:rsidRPr="00B8445B" w:rsidR="00601E69" w:rsidP="00B8445B" w:rsidRDefault="005E026A" w14:paraId="576E9462" w14:textId="0B9CC869">
      <w:pPr>
        <w:rPr>
          <w:lang w:val="en-US"/>
        </w:rPr>
      </w:pPr>
      <w:r w:rsidRPr="00B8445B">
        <w:rPr>
          <w:lang w:val="en-US"/>
        </w:rPr>
        <w:t>Demonstrate self-exploration and personal development, good academic practices in learning how to learn and the acquisition of professional knowledge through research, study, analysis, applied practice, discussion and reporting</w:t>
      </w:r>
      <w:r w:rsidRPr="00B8445B" w:rsidR="002000C0">
        <w:rPr>
          <w:lang w:val="en-US"/>
        </w:rPr>
        <w:t>.</w:t>
      </w:r>
    </w:p>
    <w:p w:rsidRPr="002000C0" w:rsidR="002000C0" w:rsidP="002000C0" w:rsidRDefault="002000C0" w14:paraId="74F3C733" w14:textId="77777777"/>
    <w:p w:rsidRPr="00F5323B" w:rsidR="00325846" w:rsidP="00F5323B" w:rsidRDefault="00325846" w14:paraId="5398C871" w14:textId="77777777">
      <w:pPr>
        <w:pStyle w:val="Heading3"/>
        <w:tabs>
          <w:tab w:val="clear" w:pos="1276"/>
          <w:tab w:val="num" w:pos="567"/>
        </w:tabs>
        <w:ind w:left="567"/>
        <w:rPr>
          <w:rStyle w:val="normaltextrun"/>
        </w:rPr>
      </w:pPr>
      <w:bookmarkStart w:name="_Toc72233241" w:id="12"/>
      <w:r w:rsidRPr="094155E2">
        <w:rPr>
          <w:rStyle w:val="normaltextrun"/>
        </w:rPr>
        <w:t>Professional Practice</w:t>
      </w:r>
      <w:bookmarkEnd w:id="12"/>
    </w:p>
    <w:p w:rsidR="18073C13" w:rsidP="64F83212" w:rsidRDefault="00325846" w14:paraId="0D119F43" w14:textId="2A426923">
      <w:pPr>
        <w:rPr>
          <w:lang w:val="en-US"/>
        </w:rPr>
      </w:pPr>
      <w:r w:rsidRPr="64F83212">
        <w:rPr>
          <w:lang w:val="en-US"/>
        </w:rPr>
        <w:t>Demonstrate professional behavior as well as accountability and ethics in the application of industry best practices for planning, communication, collaboration, and responsible execution of work assignment</w:t>
      </w:r>
      <w:r w:rsidRPr="64F83212" w:rsidR="00601E69">
        <w:rPr>
          <w:lang w:val="en-US"/>
        </w:rPr>
        <w:t>s. </w:t>
      </w:r>
    </w:p>
    <w:p w:rsidR="5F0CF8EA" w:rsidP="5F0CF8EA" w:rsidRDefault="5F0CF8EA" w14:paraId="4DD2354C" w14:textId="2B8CBBB3">
      <w:pPr>
        <w:pStyle w:val="paragraph"/>
        <w:spacing w:before="0" w:beforeAutospacing="0" w:after="0" w:afterAutospacing="0"/>
        <w:rPr>
          <w:rStyle w:val="eop"/>
          <w:b/>
          <w:bCs/>
          <w:color w:val="333333"/>
        </w:rPr>
      </w:pPr>
    </w:p>
    <w:p w:rsidR="1BAD9EC3" w:rsidP="64F83212" w:rsidRDefault="00EC626D" w14:paraId="41BB5ED3" w14:textId="66151255">
      <w:pPr>
        <w:pStyle w:val="Heading3"/>
        <w:tabs>
          <w:tab w:val="clear" w:pos="1276"/>
          <w:tab w:val="num" w:pos="567"/>
        </w:tabs>
        <w:ind w:left="567"/>
        <w:rPr>
          <w:rStyle w:val="normaltextrun"/>
        </w:rPr>
      </w:pPr>
      <w:bookmarkStart w:name="_Toc72233242" w:id="13"/>
      <w:r>
        <w:rPr>
          <w:rStyle w:val="normaltextrun"/>
        </w:rPr>
        <w:t>Artificial Intelligence and Digital Transformation</w:t>
      </w:r>
      <w:bookmarkEnd w:id="13"/>
    </w:p>
    <w:p w:rsidR="0397D59D" w:rsidP="0397D59D" w:rsidRDefault="0A894134" w14:paraId="6665F30F" w14:textId="76488497">
      <w:pPr>
        <w:tabs>
          <w:tab w:val="num" w:pos="567"/>
        </w:tabs>
        <w:rPr>
          <w:rStyle w:val="normaltextrun"/>
          <w:rFonts w:ascii="Open Sans" w:hAnsi="Open Sans" w:eastAsia="Open Sans" w:cs="Open Sans"/>
          <w:color w:val="333333"/>
          <w:szCs w:val="18"/>
        </w:rPr>
      </w:pPr>
      <w:r w:rsidRPr="4614E8C4">
        <w:rPr>
          <w:rStyle w:val="normaltextrun"/>
          <w:rFonts w:ascii="Open Sans" w:hAnsi="Open Sans" w:eastAsia="Open Sans" w:cs="Open Sans"/>
          <w:color w:val="333333"/>
          <w:szCs w:val="18"/>
        </w:rPr>
        <w:t xml:space="preserve">The student </w:t>
      </w:r>
      <w:r w:rsidRPr="4614E8C4" w:rsidR="06674CBB">
        <w:rPr>
          <w:rStyle w:val="normaltextrun"/>
          <w:rFonts w:ascii="Open Sans" w:hAnsi="Open Sans" w:eastAsia="Open Sans" w:cs="Open Sans"/>
          <w:color w:val="333333"/>
          <w:szCs w:val="18"/>
        </w:rPr>
        <w:t>demonstrate</w:t>
      </w:r>
      <w:r w:rsidRPr="4614E8C4" w:rsidR="7E9AB7B2">
        <w:rPr>
          <w:rStyle w:val="normaltextrun"/>
          <w:rFonts w:ascii="Open Sans" w:hAnsi="Open Sans" w:eastAsia="Open Sans" w:cs="Open Sans"/>
          <w:color w:val="333333"/>
          <w:szCs w:val="18"/>
        </w:rPr>
        <w:t>s</w:t>
      </w:r>
      <w:r w:rsidRPr="4614E8C4" w:rsidR="06674CBB">
        <w:rPr>
          <w:rStyle w:val="normaltextrun"/>
          <w:rFonts w:ascii="Open Sans" w:hAnsi="Open Sans" w:eastAsia="Open Sans" w:cs="Open Sans"/>
          <w:color w:val="333333"/>
          <w:szCs w:val="18"/>
        </w:rPr>
        <w:t xml:space="preserve"> the basic knowledge about the field of AI and how AI is applied in different sectors of the economy by analysing its foundational concepts and reporting current cases in which AI is applied to transform companies by means of an effective (informative, readable, clear) report.</w:t>
      </w:r>
    </w:p>
    <w:p w:rsidR="0397D59D" w:rsidP="0397D59D" w:rsidRDefault="0397D59D" w14:paraId="1A19CE9F" w14:textId="31D9054C">
      <w:pPr>
        <w:tabs>
          <w:tab w:val="num" w:pos="567"/>
        </w:tabs>
      </w:pPr>
    </w:p>
    <w:p w:rsidR="2573775C" w:rsidP="7610CB8D" w:rsidRDefault="2573775C" w14:paraId="53E544E4" w14:textId="182625D8">
      <w:pPr>
        <w:pStyle w:val="Heading3"/>
        <w:ind w:left="567"/>
        <w:rPr>
          <w:rStyle w:val="normaltextrun"/>
        </w:rPr>
      </w:pPr>
      <w:bookmarkStart w:name="_Toc72233243" w:id="14"/>
      <w:r w:rsidRPr="7610CB8D">
        <w:rPr>
          <w:rStyle w:val="normaltextrun"/>
        </w:rPr>
        <w:t>Data Science</w:t>
      </w:r>
      <w:bookmarkEnd w:id="14"/>
    </w:p>
    <w:p w:rsidR="17410484" w:rsidP="4614E8C4" w:rsidRDefault="17410484" w14:paraId="3E0A1FD5" w14:textId="5FCBF7F6">
      <w:pPr>
        <w:rPr>
          <w:rFonts w:ascii="Open Sans" w:hAnsi="Open Sans" w:eastAsia="Open Sans" w:cs="Open Sans"/>
          <w:color w:val="333333"/>
          <w:szCs w:val="18"/>
          <w:lang w:val="en-US"/>
        </w:rPr>
      </w:pPr>
      <w:r w:rsidRPr="4614E8C4">
        <w:rPr>
          <w:rStyle w:val="normaltextrun"/>
          <w:rFonts w:ascii="Open Sans" w:hAnsi="Open Sans" w:eastAsia="Open Sans" w:cs="Open Sans"/>
          <w:color w:val="333333"/>
          <w:szCs w:val="18"/>
        </w:rPr>
        <w:t>The student d</w:t>
      </w:r>
      <w:r w:rsidRPr="4614E8C4" w:rsidR="46F4F28C">
        <w:rPr>
          <w:rStyle w:val="normaltextrun"/>
          <w:rFonts w:ascii="Open Sans" w:hAnsi="Open Sans" w:eastAsia="Open Sans" w:cs="Open Sans"/>
          <w:color w:val="333333"/>
          <w:szCs w:val="18"/>
        </w:rPr>
        <w:t>emonstrate</w:t>
      </w:r>
      <w:r w:rsidRPr="4614E8C4" w:rsidR="35E28A7D">
        <w:rPr>
          <w:rStyle w:val="normaltextrun"/>
          <w:rFonts w:ascii="Open Sans" w:hAnsi="Open Sans" w:eastAsia="Open Sans" w:cs="Open Sans"/>
          <w:color w:val="333333"/>
          <w:szCs w:val="18"/>
        </w:rPr>
        <w:t>s</w:t>
      </w:r>
      <w:r w:rsidRPr="4614E8C4" w:rsidR="46F4F28C">
        <w:rPr>
          <w:rStyle w:val="normaltextrun"/>
          <w:rFonts w:ascii="Open Sans" w:hAnsi="Open Sans" w:eastAsia="Open Sans" w:cs="Open Sans"/>
          <w:color w:val="333333"/>
          <w:szCs w:val="18"/>
        </w:rPr>
        <w:t xml:space="preserve"> a full understanding of different data types, descriptive data, graphical representations of data, statistical inference, basic probability theory, correlation and simple linear regression</w:t>
      </w:r>
      <w:r w:rsidR="00F947C7">
        <w:rPr>
          <w:rStyle w:val="normaltextrun"/>
          <w:rFonts w:ascii="Open Sans" w:hAnsi="Open Sans" w:eastAsia="Open Sans" w:cs="Open Sans"/>
          <w:color w:val="333333"/>
          <w:szCs w:val="18"/>
        </w:rPr>
        <w:t xml:space="preserve"> by </w:t>
      </w:r>
      <w:r w:rsidR="00312921">
        <w:rPr>
          <w:rStyle w:val="normaltextrun"/>
          <w:rFonts w:ascii="Open Sans" w:hAnsi="Open Sans" w:eastAsia="Open Sans" w:cs="Open Sans"/>
          <w:color w:val="333333"/>
          <w:szCs w:val="18"/>
        </w:rPr>
        <w:t>solving appropriate use-cases</w:t>
      </w:r>
      <w:r w:rsidRPr="4614E8C4" w:rsidR="46F4F28C">
        <w:rPr>
          <w:rStyle w:val="normaltextrun"/>
          <w:rFonts w:ascii="Open Sans" w:hAnsi="Open Sans" w:eastAsia="Open Sans" w:cs="Open Sans"/>
          <w:color w:val="333333"/>
          <w:szCs w:val="18"/>
        </w:rPr>
        <w:t xml:space="preserve">. </w:t>
      </w:r>
      <w:r w:rsidRPr="4614E8C4" w:rsidR="0CD23C1D">
        <w:rPr>
          <w:rStyle w:val="normaltextrun"/>
          <w:rFonts w:ascii="Open Sans" w:hAnsi="Open Sans" w:eastAsia="Open Sans" w:cs="Open Sans"/>
          <w:color w:val="333333"/>
          <w:szCs w:val="18"/>
        </w:rPr>
        <w:t>The student is able to</w:t>
      </w:r>
      <w:r w:rsidRPr="4614E8C4" w:rsidR="0592A760">
        <w:rPr>
          <w:rStyle w:val="normaltextrun"/>
          <w:rFonts w:ascii="Open Sans" w:hAnsi="Open Sans" w:eastAsia="Open Sans" w:cs="Open Sans"/>
          <w:color w:val="333333"/>
          <w:szCs w:val="18"/>
        </w:rPr>
        <w:t xml:space="preserve"> utilize </w:t>
      </w:r>
      <w:r w:rsidRPr="4614E8C4" w:rsidR="46F4F28C">
        <w:rPr>
          <w:rStyle w:val="normaltextrun"/>
          <w:rFonts w:ascii="Open Sans" w:hAnsi="Open Sans" w:eastAsia="Open Sans" w:cs="Open Sans"/>
          <w:color w:val="333333"/>
          <w:szCs w:val="18"/>
        </w:rPr>
        <w:t>different data visualization methods available and choose the appropriate graphical representation to gain insight from data and interpret the visualisations appropriately. Report results in an insightful manner.</w:t>
      </w:r>
    </w:p>
    <w:p w:rsidR="4614E8C4" w:rsidP="4614E8C4" w:rsidRDefault="4614E8C4" w14:paraId="3689753D" w14:textId="3E9332D3">
      <w:pPr>
        <w:tabs>
          <w:tab w:val="num" w:pos="567"/>
        </w:tabs>
        <w:rPr>
          <w:szCs w:val="18"/>
        </w:rPr>
      </w:pPr>
    </w:p>
    <w:p w:rsidR="4614E8C4" w:rsidP="4614E8C4" w:rsidRDefault="4614E8C4" w14:paraId="21AED00E" w14:textId="6359FF43">
      <w:pPr>
        <w:tabs>
          <w:tab w:val="num" w:pos="567"/>
        </w:tabs>
        <w:rPr>
          <w:szCs w:val="18"/>
        </w:rPr>
      </w:pPr>
    </w:p>
    <w:p w:rsidR="1B3FCE72" w:rsidP="7610CB8D" w:rsidRDefault="1B3FCE72" w14:paraId="286611A8" w14:textId="7CA05F0B">
      <w:pPr>
        <w:pStyle w:val="Heading3"/>
        <w:ind w:left="567"/>
        <w:rPr>
          <w:rStyle w:val="normaltextrun"/>
        </w:rPr>
      </w:pPr>
      <w:bookmarkStart w:name="_Toc72233244" w:id="15"/>
      <w:r w:rsidRPr="7610CB8D">
        <w:rPr>
          <w:rStyle w:val="normaltextrun"/>
        </w:rPr>
        <w:t>Programming</w:t>
      </w:r>
      <w:bookmarkEnd w:id="15"/>
    </w:p>
    <w:p w:rsidR="19F73A21" w:rsidP="4614E8C4" w:rsidRDefault="4128DA5D" w14:paraId="3D42B4E2" w14:textId="3B90DBF7">
      <w:pPr>
        <w:pStyle w:val="paragraph"/>
        <w:spacing w:before="0" w:beforeAutospacing="0" w:after="0" w:afterAutospacing="0"/>
        <w:rPr>
          <w:rStyle w:val="eop"/>
          <w:rFonts w:asciiTheme="minorHAnsi" w:hAnsiTheme="minorHAnsi" w:eastAsiaTheme="minorEastAsia" w:cstheme="minorBidi"/>
          <w:color w:val="333333"/>
          <w:sz w:val="18"/>
          <w:szCs w:val="18"/>
        </w:rPr>
      </w:pPr>
      <w:r w:rsidRPr="79351AA3">
        <w:rPr>
          <w:rStyle w:val="eop"/>
          <w:rFonts w:asciiTheme="minorHAnsi" w:hAnsiTheme="minorHAnsi" w:eastAsiaTheme="minorEastAsia" w:cstheme="minorBidi"/>
          <w:color w:val="333333"/>
          <w:sz w:val="18"/>
          <w:szCs w:val="18"/>
        </w:rPr>
        <w:t xml:space="preserve">Students develop a basic understanding of python programming concepts, data types and data structures and </w:t>
      </w:r>
      <w:r w:rsidRPr="7610CB8D" w:rsidR="0A227431">
        <w:rPr>
          <w:rStyle w:val="eop"/>
          <w:rFonts w:asciiTheme="minorHAnsi" w:hAnsiTheme="minorHAnsi" w:eastAsiaTheme="minorEastAsia" w:cstheme="minorBidi"/>
          <w:color w:val="333333"/>
          <w:sz w:val="18"/>
          <w:szCs w:val="18"/>
        </w:rPr>
        <w:t>can</w:t>
      </w:r>
      <w:r w:rsidRPr="79351AA3">
        <w:rPr>
          <w:rStyle w:val="eop"/>
          <w:rFonts w:asciiTheme="minorHAnsi" w:hAnsiTheme="minorHAnsi" w:eastAsiaTheme="minorEastAsia" w:cstheme="minorBidi"/>
          <w:color w:val="333333"/>
          <w:sz w:val="18"/>
          <w:szCs w:val="18"/>
        </w:rPr>
        <w:t xml:space="preserve"> apply learned concepts and use standard </w:t>
      </w:r>
      <w:r w:rsidRPr="7610CB8D" w:rsidR="4E3C9CDE">
        <w:rPr>
          <w:rStyle w:val="eop"/>
          <w:rFonts w:asciiTheme="minorHAnsi" w:hAnsiTheme="minorHAnsi" w:eastAsiaTheme="minorEastAsia" w:cstheme="minorBidi"/>
          <w:color w:val="333333"/>
          <w:sz w:val="18"/>
          <w:szCs w:val="18"/>
        </w:rPr>
        <w:t>python</w:t>
      </w:r>
      <w:r w:rsidRPr="79351AA3">
        <w:rPr>
          <w:rStyle w:val="eop"/>
          <w:rFonts w:asciiTheme="minorHAnsi" w:hAnsiTheme="minorHAnsi" w:eastAsiaTheme="minorEastAsia" w:cstheme="minorBidi"/>
          <w:color w:val="333333"/>
          <w:sz w:val="18"/>
          <w:szCs w:val="18"/>
        </w:rPr>
        <w:t xml:space="preserve"> libraries to solve </w:t>
      </w:r>
      <w:r w:rsidRPr="7610CB8D" w:rsidR="214614D1">
        <w:rPr>
          <w:rStyle w:val="eop"/>
          <w:rFonts w:asciiTheme="minorHAnsi" w:hAnsiTheme="minorHAnsi" w:eastAsiaTheme="minorEastAsia" w:cstheme="minorBidi"/>
          <w:color w:val="333333"/>
          <w:sz w:val="18"/>
          <w:szCs w:val="18"/>
        </w:rPr>
        <w:t>use-cases</w:t>
      </w:r>
      <w:r w:rsidRPr="79351AA3">
        <w:rPr>
          <w:rStyle w:val="eop"/>
          <w:rFonts w:asciiTheme="minorHAnsi" w:hAnsiTheme="minorHAnsi" w:eastAsiaTheme="minorEastAsia" w:cstheme="minorBidi"/>
          <w:color w:val="333333"/>
          <w:sz w:val="18"/>
          <w:szCs w:val="18"/>
        </w:rPr>
        <w:t>.</w:t>
      </w:r>
    </w:p>
    <w:p w:rsidR="003D51DA" w:rsidP="00601E69" w:rsidRDefault="003D51DA" w14:paraId="687157ED" w14:textId="25172B4A">
      <w:pPr>
        <w:pStyle w:val="paragraph"/>
        <w:spacing w:before="0" w:beforeAutospacing="0" w:after="0" w:afterAutospacing="0"/>
        <w:textAlignment w:val="baseline"/>
        <w:rPr>
          <w:rStyle w:val="eop"/>
          <w:rFonts w:ascii="Open Sans" w:hAnsi="Open Sans" w:cs="Open Sans" w:eastAsiaTheme="majorEastAsia"/>
          <w:color w:val="333333"/>
          <w:sz w:val="18"/>
          <w:szCs w:val="18"/>
        </w:rPr>
      </w:pPr>
    </w:p>
    <w:p w:rsidRPr="007229F0" w:rsidR="007229F0" w:rsidP="007229F0" w:rsidRDefault="007229F0" w14:paraId="3CC00BC6" w14:textId="77777777"/>
    <w:p w:rsidR="7610CB8D" w:rsidP="7610CB8D" w:rsidRDefault="7610CB8D" w14:paraId="7CA9FE23" w14:textId="77283717"/>
    <w:p w:rsidR="7610CB8D" w:rsidP="7610CB8D" w:rsidRDefault="7610CB8D" w14:paraId="18EBC012" w14:textId="5964DF0B"/>
    <w:p w:rsidR="7610CB8D" w:rsidP="7610CB8D" w:rsidRDefault="7610CB8D" w14:paraId="57A5B0E1" w14:textId="6ACF4B67"/>
    <w:p w:rsidR="7610CB8D" w:rsidP="7610CB8D" w:rsidRDefault="7610CB8D" w14:paraId="6061340D" w14:textId="3D744E26"/>
    <w:p w:rsidR="7610CB8D" w:rsidP="7610CB8D" w:rsidRDefault="7610CB8D" w14:paraId="6B418C2D" w14:textId="6AF86C12"/>
    <w:p w:rsidR="7610CB8D" w:rsidP="7610CB8D" w:rsidRDefault="7610CB8D" w14:paraId="4EA693BD" w14:textId="1C66B5DA"/>
    <w:p w:rsidR="7610CB8D" w:rsidP="7610CB8D" w:rsidRDefault="7610CB8D" w14:paraId="0B8DEDD7" w14:textId="6CC30798"/>
    <w:p w:rsidR="7610CB8D" w:rsidP="7610CB8D" w:rsidRDefault="7610CB8D" w14:paraId="2C86B797" w14:textId="6A44BF83"/>
    <w:p w:rsidR="7610CB8D" w:rsidP="7610CB8D" w:rsidRDefault="7610CB8D" w14:paraId="0F86C2B7" w14:textId="28C67543"/>
    <w:p w:rsidR="7610CB8D" w:rsidP="7610CB8D" w:rsidRDefault="7610CB8D" w14:paraId="3D8A4211" w14:textId="53EACCEA"/>
    <w:p w:rsidR="7610CB8D" w:rsidP="7610CB8D" w:rsidRDefault="7610CB8D" w14:paraId="6A111439" w14:textId="6C76C07C"/>
    <w:p w:rsidR="7610CB8D" w:rsidP="7610CB8D" w:rsidRDefault="7610CB8D" w14:paraId="34654100" w14:textId="29FEC8CC"/>
    <w:p w:rsidR="7610CB8D" w:rsidP="7610CB8D" w:rsidRDefault="7610CB8D" w14:paraId="6BE522DA" w14:textId="441E93D4"/>
    <w:p w:rsidR="7610CB8D" w:rsidP="7610CB8D" w:rsidRDefault="7610CB8D" w14:paraId="7BF59CEE" w14:textId="4514931C"/>
    <w:p w:rsidR="7610CB8D" w:rsidP="7610CB8D" w:rsidRDefault="7610CB8D" w14:paraId="765C632D" w14:textId="1ABD8553"/>
    <w:p w:rsidR="7610CB8D" w:rsidP="7610CB8D" w:rsidRDefault="7610CB8D" w14:paraId="2C76C1AD" w14:textId="7D6029E7"/>
    <w:p w:rsidR="7610CB8D" w:rsidP="7610CB8D" w:rsidRDefault="7610CB8D" w14:paraId="6B21A084" w14:textId="72F6F2D5"/>
    <w:p w:rsidR="7610CB8D" w:rsidP="7610CB8D" w:rsidRDefault="7610CB8D" w14:paraId="2A1DBBCA" w14:textId="575F2EBA"/>
    <w:p w:rsidR="7610CB8D" w:rsidP="7610CB8D" w:rsidRDefault="7610CB8D" w14:paraId="5727D1FB" w14:textId="6ACD8D95"/>
    <w:p w:rsidR="7610CB8D" w:rsidP="7610CB8D" w:rsidRDefault="7610CB8D" w14:paraId="467134F2" w14:textId="3DBBF298"/>
    <w:p w:rsidR="7610CB8D" w:rsidP="7610CB8D" w:rsidRDefault="7610CB8D" w14:paraId="2464BB44" w14:textId="6B31BF9C"/>
    <w:p w:rsidR="7610CB8D" w:rsidP="7610CB8D" w:rsidRDefault="7610CB8D" w14:paraId="101D8144" w14:textId="7D6C76B1"/>
    <w:p w:rsidR="7610CB8D" w:rsidP="7610CB8D" w:rsidRDefault="7610CB8D" w14:paraId="4D82CAAB" w14:textId="06877A4B"/>
    <w:p w:rsidR="7610CB8D" w:rsidP="7610CB8D" w:rsidRDefault="7610CB8D" w14:paraId="3EDF0C90" w14:textId="0DFCC3A9"/>
    <w:p w:rsidR="7610CB8D" w:rsidP="7610CB8D" w:rsidRDefault="7610CB8D" w14:paraId="5651E76D" w14:textId="1769646E"/>
    <w:p w:rsidR="7610CB8D" w:rsidP="7610CB8D" w:rsidRDefault="7610CB8D" w14:paraId="7E3D0C1F" w14:textId="39D7B306"/>
    <w:p w:rsidR="7610CB8D" w:rsidP="7610CB8D" w:rsidRDefault="7610CB8D" w14:paraId="2EE662A4" w14:textId="2C39CE60"/>
    <w:p w:rsidR="7610CB8D" w:rsidP="7610CB8D" w:rsidRDefault="7610CB8D" w14:paraId="6EDEAEEC" w14:textId="2FD90AE4"/>
    <w:p w:rsidR="7610CB8D" w:rsidP="7610CB8D" w:rsidRDefault="7610CB8D" w14:paraId="153CFCE4" w14:textId="5C5BF17B"/>
    <w:p w:rsidR="7610CB8D" w:rsidP="7610CB8D" w:rsidRDefault="7610CB8D" w14:paraId="3E2C89B3" w14:textId="51F9138E"/>
    <w:p w:rsidR="7610CB8D" w:rsidP="7610CB8D" w:rsidRDefault="7610CB8D" w14:paraId="0B4A91D2" w14:textId="089F8290"/>
    <w:p w:rsidR="7610CB8D" w:rsidP="7610CB8D" w:rsidRDefault="7610CB8D" w14:paraId="0F5BEBFD" w14:textId="4054CFBA"/>
    <w:p w:rsidR="7610CB8D" w:rsidP="7610CB8D" w:rsidRDefault="7610CB8D" w14:paraId="0F115516" w14:textId="2A8B06C9"/>
    <w:p w:rsidR="7610CB8D" w:rsidP="7610CB8D" w:rsidRDefault="7610CB8D" w14:paraId="36439C72" w14:textId="0014A3B1"/>
    <w:p w:rsidR="7610CB8D" w:rsidP="7610CB8D" w:rsidRDefault="7610CB8D" w14:paraId="57F132AD" w14:textId="11971681"/>
    <w:p w:rsidR="7610CB8D" w:rsidP="7610CB8D" w:rsidRDefault="7610CB8D" w14:paraId="34E0898D" w14:textId="055FAC86"/>
    <w:p w:rsidR="7610CB8D" w:rsidP="7610CB8D" w:rsidRDefault="7610CB8D" w14:paraId="3C4EE327" w14:textId="17549EF9"/>
    <w:p w:rsidR="7610CB8D" w:rsidP="7610CB8D" w:rsidRDefault="7610CB8D" w14:paraId="47A6BC7A" w14:textId="273F9C58"/>
    <w:p w:rsidR="7610CB8D" w:rsidP="7610CB8D" w:rsidRDefault="7610CB8D" w14:paraId="5334272A" w14:textId="74402C47"/>
    <w:p w:rsidR="7610CB8D" w:rsidP="7610CB8D" w:rsidRDefault="7610CB8D" w14:paraId="5386B94E" w14:textId="5B3D9B07"/>
    <w:p w:rsidR="7610CB8D" w:rsidP="7610CB8D" w:rsidRDefault="7610CB8D" w14:paraId="2A334C1C" w14:textId="3FA458BE"/>
    <w:p w:rsidR="7610CB8D" w:rsidP="7610CB8D" w:rsidRDefault="7610CB8D" w14:paraId="0B08C1D3" w14:textId="1A3DF0CA"/>
    <w:p w:rsidR="7610CB8D" w:rsidP="7610CB8D" w:rsidRDefault="7610CB8D" w14:paraId="3549974A" w14:textId="22DFFA9A"/>
    <w:p w:rsidRPr="00472678" w:rsidR="00BB43DD" w:rsidP="64F83212" w:rsidRDefault="00BB43DD" w14:paraId="52D010C0" w14:textId="65A1D0EE">
      <w:pPr>
        <w:pStyle w:val="Heading1"/>
        <w:rPr>
          <w:rFonts w:ascii="Segoe UI" w:hAnsi="Segoe UI" w:cs="Segoe UI"/>
          <w:lang w:val="en-US"/>
        </w:rPr>
      </w:pPr>
      <w:bookmarkStart w:name="_Toc72233245" w:id="16"/>
      <w:r>
        <w:rPr>
          <w:shd w:val="clear" w:color="auto" w:fill="FFFFFF"/>
        </w:rPr>
        <w:t xml:space="preserve">Creative Brief I - </w:t>
      </w:r>
      <w:r w:rsidRPr="00472678">
        <w:rPr>
          <w:shd w:val="clear" w:color="auto" w:fill="FFFFFF"/>
        </w:rPr>
        <w:t>Report on AI in Science Fiction</w:t>
      </w:r>
      <w:bookmarkEnd w:id="16"/>
    </w:p>
    <w:p w:rsidR="00BB43DD" w:rsidP="094155E2" w:rsidRDefault="62BD144E" w14:paraId="118399C3" w14:textId="3B9A31FD">
      <w:pPr>
        <w:pStyle w:val="Heading2"/>
      </w:pPr>
      <w:bookmarkStart w:name="_Toc72233246" w:id="17"/>
      <w:r>
        <w:t>Timeline</w:t>
      </w:r>
      <w:bookmarkEnd w:id="17"/>
    </w:p>
    <w:p w:rsidR="094155E2" w:rsidP="094155E2" w:rsidRDefault="094155E2" w14:paraId="176AB239" w14:textId="380C1321">
      <w:pPr>
        <w:rPr>
          <w:szCs w:val="18"/>
        </w:rPr>
      </w:pPr>
    </w:p>
    <w:p w:rsidRPr="00A13875" w:rsidR="00BB43DD" w:rsidP="00A110E6" w:rsidRDefault="1C3DE59F" w14:paraId="57BB6CED" w14:textId="6A8254D1">
      <w:pPr>
        <w:pStyle w:val="Heading3"/>
        <w:spacing w:before="40"/>
        <w:rPr>
          <w:rFonts w:ascii="Open Sans" w:hAnsi="Open Sans"/>
        </w:rPr>
      </w:pPr>
      <w:bookmarkStart w:name="_Toc72233247" w:id="18"/>
      <w:r>
        <w:t>Calendar w</w:t>
      </w:r>
      <w:r w:rsidR="20C8C7F8">
        <w:t>eek 1</w:t>
      </w:r>
      <w:commentRangeStart w:id="19"/>
      <w:commentRangeEnd w:id="19"/>
      <w:r w:rsidR="00A6183A">
        <w:rPr>
          <w:rStyle w:val="CommentReference"/>
        </w:rPr>
        <w:commentReference w:id="19"/>
      </w:r>
      <w:bookmarkEnd w:id="18"/>
    </w:p>
    <w:p w:rsidR="1C0ECA67" w:rsidP="1C0ECA67" w:rsidRDefault="1C0ECA67" w14:paraId="7CBD599D" w14:textId="2EDDE03E">
      <w:pPr>
        <w:rPr>
          <w:szCs w:val="18"/>
        </w:rPr>
      </w:pPr>
    </w:p>
    <w:tbl>
      <w:tblPr>
        <w:tblW w:w="10456" w:type="dxa"/>
        <w:tblLayout w:type="fixed"/>
        <w:tblLook w:val="04A0" w:firstRow="1" w:lastRow="0" w:firstColumn="1" w:lastColumn="0" w:noHBand="0" w:noVBand="1"/>
      </w:tblPr>
      <w:tblGrid>
        <w:gridCol w:w="1307"/>
        <w:gridCol w:w="1307"/>
        <w:gridCol w:w="1307"/>
        <w:gridCol w:w="1307"/>
        <w:gridCol w:w="1307"/>
        <w:gridCol w:w="1307"/>
        <w:gridCol w:w="1307"/>
        <w:gridCol w:w="1307"/>
      </w:tblGrid>
      <w:tr w:rsidR="1C0ECA67" w:rsidTr="5680D067" w14:paraId="29BA783F" w14:textId="77777777">
        <w:tc>
          <w:tcPr>
            <w:tcW w:w="1307" w:type="dxa"/>
            <w:tcBorders>
              <w:top w:val="single" w:color="auto" w:sz="8" w:space="0"/>
              <w:left w:val="single" w:color="auto" w:sz="8" w:space="0"/>
              <w:bottom w:val="single" w:color="auto" w:sz="8" w:space="0"/>
              <w:right w:val="single" w:color="auto" w:sz="8" w:space="0"/>
            </w:tcBorders>
          </w:tcPr>
          <w:p w:rsidR="1C0ECA67" w:rsidP="1C0ECA67" w:rsidRDefault="1C0ECA67" w14:paraId="351DAE34" w14:textId="00407EC1">
            <w:pPr>
              <w:jc w:val="center"/>
              <w:rPr>
                <w:rFonts w:eastAsiaTheme="minorEastAsia"/>
                <w:szCs w:val="18"/>
              </w:rPr>
            </w:pPr>
            <w:r w:rsidRPr="1C0ECA67">
              <w:rPr>
                <w:rFonts w:eastAsiaTheme="minorEastAsia"/>
                <w:color w:val="FF0000"/>
                <w:szCs w:val="18"/>
              </w:rPr>
              <w:t xml:space="preserve">Day/Time </w:t>
            </w:r>
            <w:r w:rsidRPr="1C0ECA67">
              <w:rPr>
                <w:rFonts w:eastAsiaTheme="minorEastAsia"/>
                <w:szCs w:val="18"/>
              </w:rPr>
              <w:t xml:space="preserve">  </w:t>
            </w:r>
          </w:p>
        </w:tc>
        <w:tc>
          <w:tcPr>
            <w:tcW w:w="1307" w:type="dxa"/>
            <w:tcBorders>
              <w:top w:val="single" w:color="auto" w:sz="8" w:space="0"/>
              <w:left w:val="single" w:color="auto" w:sz="8" w:space="0"/>
              <w:bottom w:val="single" w:color="auto" w:sz="8" w:space="0"/>
              <w:right w:val="single" w:color="auto" w:sz="8" w:space="0"/>
            </w:tcBorders>
          </w:tcPr>
          <w:p w:rsidR="1C0ECA67" w:rsidP="1C0ECA67" w:rsidRDefault="1C0ECA67" w14:paraId="4E2B6160" w14:textId="02BD6F90">
            <w:pPr>
              <w:jc w:val="center"/>
              <w:rPr>
                <w:rFonts w:eastAsiaTheme="minorEastAsia"/>
                <w:szCs w:val="18"/>
              </w:rPr>
            </w:pPr>
            <w:r w:rsidRPr="1C0ECA67">
              <w:rPr>
                <w:rFonts w:eastAsiaTheme="minorEastAsia"/>
                <w:szCs w:val="18"/>
              </w:rPr>
              <w:t xml:space="preserve">9-10   </w:t>
            </w:r>
          </w:p>
        </w:tc>
        <w:tc>
          <w:tcPr>
            <w:tcW w:w="1307" w:type="dxa"/>
            <w:tcBorders>
              <w:top w:val="single" w:color="auto" w:sz="8" w:space="0"/>
              <w:left w:val="single" w:color="auto" w:sz="8" w:space="0"/>
              <w:bottom w:val="single" w:color="auto" w:sz="8" w:space="0"/>
              <w:right w:val="single" w:color="auto" w:sz="8" w:space="0"/>
            </w:tcBorders>
          </w:tcPr>
          <w:p w:rsidR="1C0ECA67" w:rsidP="1C0ECA67" w:rsidRDefault="1C0ECA67" w14:paraId="0F533BCA" w14:textId="011FB521">
            <w:pPr>
              <w:jc w:val="center"/>
              <w:rPr>
                <w:rFonts w:eastAsiaTheme="minorEastAsia"/>
                <w:szCs w:val="18"/>
              </w:rPr>
            </w:pPr>
            <w:r w:rsidRPr="1C0ECA67">
              <w:rPr>
                <w:rFonts w:eastAsiaTheme="minorEastAsia"/>
                <w:szCs w:val="18"/>
              </w:rPr>
              <w:t xml:space="preserve">10-11   </w:t>
            </w:r>
          </w:p>
        </w:tc>
        <w:tc>
          <w:tcPr>
            <w:tcW w:w="1307" w:type="dxa"/>
            <w:tcBorders>
              <w:top w:val="single" w:color="auto" w:sz="8" w:space="0"/>
              <w:left w:val="single" w:color="auto" w:sz="8" w:space="0"/>
              <w:bottom w:val="single" w:color="auto" w:sz="8" w:space="0"/>
              <w:right w:val="single" w:color="auto" w:sz="8" w:space="0"/>
            </w:tcBorders>
          </w:tcPr>
          <w:p w:rsidR="1C0ECA67" w:rsidP="1C0ECA67" w:rsidRDefault="1C0ECA67" w14:paraId="5BD33555" w14:textId="1A81E210">
            <w:pPr>
              <w:jc w:val="center"/>
              <w:rPr>
                <w:rFonts w:eastAsiaTheme="minorEastAsia"/>
                <w:szCs w:val="18"/>
              </w:rPr>
            </w:pPr>
            <w:r w:rsidRPr="1C0ECA67">
              <w:rPr>
                <w:rFonts w:eastAsiaTheme="minorEastAsia"/>
                <w:szCs w:val="18"/>
              </w:rPr>
              <w:t xml:space="preserve">11-12   </w:t>
            </w:r>
          </w:p>
        </w:tc>
        <w:tc>
          <w:tcPr>
            <w:tcW w:w="1307" w:type="dxa"/>
            <w:tcBorders>
              <w:top w:val="single" w:color="auto" w:sz="8" w:space="0"/>
              <w:left w:val="single" w:color="auto" w:sz="8" w:space="0"/>
              <w:bottom w:val="single" w:color="auto" w:sz="8" w:space="0"/>
              <w:right w:val="single" w:color="auto" w:sz="8" w:space="0"/>
            </w:tcBorders>
          </w:tcPr>
          <w:p w:rsidR="1C0ECA67" w:rsidP="1C0ECA67" w:rsidRDefault="1C0ECA67" w14:paraId="7E4A42AB" w14:textId="1AA382E9">
            <w:pPr>
              <w:jc w:val="center"/>
              <w:rPr>
                <w:rFonts w:eastAsiaTheme="minorEastAsia"/>
                <w:szCs w:val="18"/>
              </w:rPr>
            </w:pPr>
            <w:r w:rsidRPr="1C0ECA67">
              <w:rPr>
                <w:rFonts w:eastAsiaTheme="minorEastAsia"/>
                <w:szCs w:val="18"/>
              </w:rPr>
              <w:t xml:space="preserve">13-14   </w:t>
            </w:r>
          </w:p>
        </w:tc>
        <w:tc>
          <w:tcPr>
            <w:tcW w:w="1307" w:type="dxa"/>
            <w:tcBorders>
              <w:top w:val="single" w:color="auto" w:sz="8" w:space="0"/>
              <w:left w:val="single" w:color="auto" w:sz="8" w:space="0"/>
              <w:bottom w:val="single" w:color="auto" w:sz="8" w:space="0"/>
              <w:right w:val="single" w:color="auto" w:sz="8" w:space="0"/>
            </w:tcBorders>
          </w:tcPr>
          <w:p w:rsidR="1C0ECA67" w:rsidP="1C0ECA67" w:rsidRDefault="1C0ECA67" w14:paraId="244B3A39" w14:textId="78ADC98B">
            <w:pPr>
              <w:jc w:val="center"/>
              <w:rPr>
                <w:rFonts w:eastAsiaTheme="minorEastAsia"/>
                <w:szCs w:val="18"/>
              </w:rPr>
            </w:pPr>
            <w:r w:rsidRPr="1C0ECA67">
              <w:rPr>
                <w:rFonts w:eastAsiaTheme="minorEastAsia"/>
                <w:szCs w:val="18"/>
              </w:rPr>
              <w:t xml:space="preserve">14-15   </w:t>
            </w:r>
          </w:p>
        </w:tc>
        <w:tc>
          <w:tcPr>
            <w:tcW w:w="1307" w:type="dxa"/>
            <w:tcBorders>
              <w:top w:val="single" w:color="auto" w:sz="8" w:space="0"/>
              <w:left w:val="single" w:color="auto" w:sz="8" w:space="0"/>
              <w:bottom w:val="single" w:color="auto" w:sz="8" w:space="0"/>
              <w:right w:val="single" w:color="auto" w:sz="8" w:space="0"/>
            </w:tcBorders>
          </w:tcPr>
          <w:p w:rsidR="1C0ECA67" w:rsidP="1C0ECA67" w:rsidRDefault="1C0ECA67" w14:paraId="3299C80D" w14:textId="22B97970">
            <w:pPr>
              <w:jc w:val="center"/>
              <w:rPr>
                <w:rFonts w:eastAsiaTheme="minorEastAsia"/>
                <w:szCs w:val="18"/>
              </w:rPr>
            </w:pPr>
            <w:r w:rsidRPr="1C0ECA67">
              <w:rPr>
                <w:rFonts w:eastAsiaTheme="minorEastAsia"/>
                <w:szCs w:val="18"/>
              </w:rPr>
              <w:t xml:space="preserve">15-16   </w:t>
            </w:r>
          </w:p>
        </w:tc>
        <w:tc>
          <w:tcPr>
            <w:tcW w:w="1307" w:type="dxa"/>
            <w:tcBorders>
              <w:top w:val="single" w:color="auto" w:sz="8" w:space="0"/>
              <w:left w:val="single" w:color="auto" w:sz="8" w:space="0"/>
              <w:bottom w:val="single" w:color="auto" w:sz="8" w:space="0"/>
              <w:right w:val="single" w:color="auto" w:sz="8" w:space="0"/>
            </w:tcBorders>
          </w:tcPr>
          <w:p w:rsidR="1C0ECA67" w:rsidP="1C0ECA67" w:rsidRDefault="1C0ECA67" w14:paraId="0914919E" w14:textId="2307AF32">
            <w:pPr>
              <w:jc w:val="center"/>
              <w:rPr>
                <w:rFonts w:eastAsiaTheme="minorEastAsia"/>
                <w:szCs w:val="18"/>
              </w:rPr>
            </w:pPr>
            <w:r w:rsidRPr="1C0ECA67">
              <w:rPr>
                <w:rFonts w:eastAsiaTheme="minorEastAsia"/>
                <w:szCs w:val="18"/>
              </w:rPr>
              <w:t xml:space="preserve">16-17   </w:t>
            </w:r>
          </w:p>
        </w:tc>
      </w:tr>
      <w:tr w:rsidR="1C0ECA67" w:rsidTr="5680D067" w14:paraId="5698DB79" w14:textId="77777777">
        <w:tc>
          <w:tcPr>
            <w:tcW w:w="1307" w:type="dxa"/>
            <w:tcBorders>
              <w:top w:val="single" w:color="auto" w:sz="8" w:space="0"/>
              <w:left w:val="single" w:color="auto" w:sz="8" w:space="0"/>
              <w:bottom w:val="single" w:color="auto" w:sz="8" w:space="0"/>
              <w:right w:val="single" w:color="auto" w:sz="8" w:space="0"/>
            </w:tcBorders>
            <w:shd w:val="clear" w:color="auto" w:fill="E2EFD9" w:themeFill="accent6" w:themeFillTint="33"/>
          </w:tcPr>
          <w:p w:rsidR="1C0ECA67" w:rsidP="5680D067" w:rsidRDefault="1A2A3800" w14:paraId="280A55D3" w14:textId="45753B5D">
            <w:pPr>
              <w:jc w:val="left"/>
              <w:rPr>
                <w:rFonts w:eastAsiaTheme="minorEastAsia"/>
                <w:color w:val="000000" w:themeColor="text1"/>
                <w:szCs w:val="18"/>
              </w:rPr>
            </w:pPr>
            <w:r w:rsidRPr="5680D067">
              <w:rPr>
                <w:rFonts w:eastAsiaTheme="minorEastAsia"/>
                <w:color w:val="000000" w:themeColor="text1"/>
                <w:szCs w:val="18"/>
              </w:rPr>
              <w:t xml:space="preserve">Monday (self-study 1)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E2EFD9" w:themeFill="accent6" w:themeFillTint="33"/>
          </w:tcPr>
          <w:p w:rsidR="1C0ECA67" w:rsidP="1C0ECA67" w:rsidRDefault="1C0ECA67" w14:paraId="443E9B8B" w14:textId="46F48B3F">
            <w:pPr>
              <w:jc w:val="center"/>
              <w:rPr>
                <w:rFonts w:eastAsiaTheme="minorEastAsia"/>
                <w:color w:val="000000" w:themeColor="text1"/>
                <w:szCs w:val="18"/>
              </w:rPr>
            </w:pPr>
            <w:r w:rsidRPr="1C0ECA67">
              <w:rPr>
                <w:rFonts w:eastAsiaTheme="minorEastAsia"/>
                <w:color w:val="000000" w:themeColor="text1"/>
                <w:szCs w:val="18"/>
              </w:rPr>
              <w:t xml:space="preserve">Foundations of AI (1): Philosophy, and history of AI </w:t>
            </w:r>
          </w:p>
          <w:p w:rsidR="1C0ECA67" w:rsidP="1C0ECA67" w:rsidRDefault="1C0ECA67" w14:paraId="7BCC85FB" w14:textId="14279594">
            <w:pPr>
              <w:jc w:val="center"/>
              <w:rPr>
                <w:rFonts w:eastAsiaTheme="minorEastAsia"/>
                <w:color w:val="000000" w:themeColor="text1"/>
                <w:szCs w:val="18"/>
              </w:rPr>
            </w:pPr>
            <w:r w:rsidRPr="1C0ECA67">
              <w:rPr>
                <w:rFonts w:eastAsiaTheme="minorEastAsia"/>
                <w:color w:val="000000" w:themeColor="text1"/>
                <w:szCs w:val="18"/>
              </w:rPr>
              <w:t xml:space="preserve">Turing Test &amp; Chatbots (1): Article </w:t>
            </w:r>
            <w:r w:rsidRPr="1C0ECA67" w:rsidR="16695501">
              <w:rPr>
                <w:rFonts w:eastAsiaTheme="minorEastAsia"/>
                <w:color w:val="000000" w:themeColor="text1"/>
                <w:szCs w:val="18"/>
              </w:rPr>
              <w:t>and chatbots</w:t>
            </w:r>
          </w:p>
        </w:tc>
        <w:tc>
          <w:tcPr>
            <w:tcW w:w="1307" w:type="dxa"/>
            <w:tcBorders>
              <w:top w:val="single" w:color="auto" w:sz="8" w:space="0"/>
              <w:left w:val="nil"/>
              <w:bottom w:val="single" w:color="auto" w:sz="8" w:space="0"/>
              <w:right w:val="single" w:color="auto" w:sz="8" w:space="0"/>
            </w:tcBorders>
            <w:shd w:val="clear" w:color="auto" w:fill="E2EFD9" w:themeFill="accent6" w:themeFillTint="33"/>
          </w:tcPr>
          <w:p w:rsidR="1C0ECA67" w:rsidP="1C0ECA67" w:rsidRDefault="1C0ECA67" w14:paraId="55DBACC8" w14:textId="65821B29">
            <w:pPr>
              <w:jc w:val="center"/>
              <w:rPr>
                <w:rFonts w:eastAsiaTheme="minorEastAsia"/>
                <w:color w:val="000000" w:themeColor="text1"/>
                <w:szCs w:val="18"/>
              </w:rPr>
            </w:pPr>
            <w:r w:rsidRPr="1C0ECA67">
              <w:rPr>
                <w:rFonts w:eastAsiaTheme="minorEastAsia"/>
                <w:color w:val="000000" w:themeColor="text1"/>
                <w:szCs w:val="18"/>
              </w:rPr>
              <w:t xml:space="preserve">Q&amp;A and day recap   </w:t>
            </w:r>
          </w:p>
        </w:tc>
      </w:tr>
      <w:tr w:rsidR="1C0ECA67" w:rsidTr="5680D067" w14:paraId="120FDADB" w14:textId="77777777">
        <w:tc>
          <w:tcPr>
            <w:tcW w:w="1307"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1C0ECA67" w:rsidP="5680D067" w:rsidRDefault="1A2A3800" w14:paraId="27A4CEE0" w14:textId="2EE70797">
            <w:pPr>
              <w:jc w:val="left"/>
              <w:rPr>
                <w:rFonts w:eastAsiaTheme="minorEastAsia"/>
                <w:color w:val="000000" w:themeColor="text1"/>
                <w:szCs w:val="18"/>
              </w:rPr>
            </w:pPr>
            <w:r w:rsidRPr="5680D067">
              <w:rPr>
                <w:rFonts w:eastAsiaTheme="minorEastAsia"/>
                <w:color w:val="000000" w:themeColor="text1"/>
                <w:szCs w:val="18"/>
              </w:rPr>
              <w:t xml:space="preserve">Tuesday (DataLab 1)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FFF2CC" w:themeFill="accent4" w:themeFillTint="33"/>
          </w:tcPr>
          <w:p w:rsidR="1C0ECA67" w:rsidP="1C0ECA67" w:rsidRDefault="1C0ECA67" w14:paraId="665F05C0" w14:textId="2D70847B">
            <w:pPr>
              <w:jc w:val="center"/>
              <w:rPr>
                <w:rFonts w:eastAsiaTheme="minorEastAsia"/>
                <w:color w:val="000000" w:themeColor="text1"/>
                <w:szCs w:val="18"/>
              </w:rPr>
            </w:pPr>
            <w:r w:rsidRPr="1C0ECA67">
              <w:rPr>
                <w:rFonts w:eastAsiaTheme="minorEastAsia"/>
                <w:color w:val="000000" w:themeColor="text1"/>
                <w:szCs w:val="18"/>
              </w:rPr>
              <w:t xml:space="preserve">AI in Science Fiction (1): Minority Report screening </w:t>
            </w:r>
          </w:p>
          <w:p w:rsidR="1C0ECA67" w:rsidP="1C0ECA67" w:rsidRDefault="1C0ECA67" w14:paraId="3AE64831" w14:textId="650A7000">
            <w:pPr>
              <w:jc w:val="center"/>
              <w:rPr>
                <w:rFonts w:eastAsiaTheme="minorEastAsia"/>
                <w:color w:val="000000" w:themeColor="text1"/>
                <w:szCs w:val="18"/>
              </w:rPr>
            </w:pPr>
            <w:r w:rsidRPr="1C0ECA67">
              <w:rPr>
                <w:rFonts w:eastAsiaTheme="minorEastAsia"/>
                <w:color w:val="000000" w:themeColor="text1"/>
                <w:szCs w:val="18"/>
              </w:rPr>
              <w:t xml:space="preserve">Turing Test &amp; Chatbots (2): Discussion and experiment </w:t>
            </w:r>
          </w:p>
        </w:tc>
        <w:tc>
          <w:tcPr>
            <w:tcW w:w="1307" w:type="dxa"/>
            <w:tcBorders>
              <w:top w:val="single" w:color="auto" w:sz="8" w:space="0"/>
              <w:left w:val="nil"/>
              <w:bottom w:val="single" w:color="auto" w:sz="8" w:space="0"/>
              <w:right w:val="single" w:color="auto" w:sz="8" w:space="0"/>
            </w:tcBorders>
            <w:shd w:val="clear" w:color="auto" w:fill="D7EFF9" w:themeFill="accent1" w:themeFillTint="33"/>
          </w:tcPr>
          <w:p w:rsidR="1C0ECA67" w:rsidP="1C0ECA67" w:rsidRDefault="1C0ECA67" w14:paraId="5A25B245" w14:textId="1CF75AEC">
            <w:pPr>
              <w:jc w:val="center"/>
              <w:rPr>
                <w:rFonts w:eastAsiaTheme="minorEastAsia"/>
                <w:color w:val="000000" w:themeColor="text1"/>
                <w:szCs w:val="18"/>
              </w:rPr>
            </w:pPr>
            <w:r w:rsidRPr="1C0ECA67">
              <w:rPr>
                <w:rFonts w:eastAsiaTheme="minorEastAsia"/>
                <w:color w:val="000000" w:themeColor="text1"/>
                <w:szCs w:val="18"/>
              </w:rPr>
              <w:t xml:space="preserve">Day reflection   </w:t>
            </w:r>
          </w:p>
        </w:tc>
      </w:tr>
      <w:tr w:rsidR="1C0ECA67" w:rsidTr="5680D067" w14:paraId="585FEB39" w14:textId="77777777">
        <w:tc>
          <w:tcPr>
            <w:tcW w:w="1307" w:type="dxa"/>
            <w:tcBorders>
              <w:top w:val="single" w:color="auto" w:sz="8" w:space="0"/>
              <w:left w:val="single" w:color="auto" w:sz="8" w:space="0"/>
              <w:bottom w:val="single" w:color="auto" w:sz="8" w:space="0"/>
              <w:right w:val="single" w:color="auto" w:sz="8" w:space="0"/>
            </w:tcBorders>
            <w:shd w:val="clear" w:color="auto" w:fill="E2EFD9" w:themeFill="accent6" w:themeFillTint="33"/>
          </w:tcPr>
          <w:p w:rsidR="1C0ECA67" w:rsidP="5680D067" w:rsidRDefault="1A2A3800" w14:paraId="230AD7F2" w14:textId="4A6A81E2">
            <w:pPr>
              <w:jc w:val="left"/>
              <w:rPr>
                <w:rFonts w:eastAsiaTheme="minorEastAsia"/>
                <w:color w:val="000000" w:themeColor="text1"/>
                <w:szCs w:val="18"/>
              </w:rPr>
            </w:pPr>
            <w:r w:rsidRPr="5680D067">
              <w:rPr>
                <w:rFonts w:eastAsiaTheme="minorEastAsia"/>
                <w:color w:val="000000" w:themeColor="text1"/>
                <w:szCs w:val="18"/>
              </w:rPr>
              <w:t>Wednesday</w:t>
            </w:r>
            <w:r w:rsidRPr="5680D067" w:rsidR="19D3F01F">
              <w:rPr>
                <w:rFonts w:eastAsiaTheme="minorEastAsia"/>
                <w:color w:val="000000" w:themeColor="text1"/>
                <w:szCs w:val="18"/>
              </w:rPr>
              <w:t xml:space="preserve"> </w:t>
            </w:r>
            <w:r w:rsidRPr="5680D067">
              <w:rPr>
                <w:rFonts w:eastAsiaTheme="minorEastAsia"/>
                <w:color w:val="000000" w:themeColor="text1"/>
                <w:szCs w:val="18"/>
              </w:rPr>
              <w:t xml:space="preserve">(Self-study 2)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E2EFD9" w:themeFill="accent6" w:themeFillTint="33"/>
          </w:tcPr>
          <w:p w:rsidR="1C0ECA67" w:rsidP="1C0ECA67" w:rsidRDefault="1C0ECA67" w14:paraId="58973C91" w14:textId="76F50ED8">
            <w:pPr>
              <w:jc w:val="center"/>
              <w:rPr>
                <w:rFonts w:eastAsiaTheme="minorEastAsia"/>
                <w:color w:val="000000" w:themeColor="text1"/>
                <w:szCs w:val="18"/>
              </w:rPr>
            </w:pPr>
            <w:r w:rsidRPr="1C0ECA67">
              <w:rPr>
                <w:rFonts w:eastAsiaTheme="minorEastAsia"/>
                <w:color w:val="000000" w:themeColor="text1"/>
                <w:szCs w:val="18"/>
              </w:rPr>
              <w:t xml:space="preserve">Reporting: The structure of a paragraph and rules of writing Reviewing and re-writing a paragraph </w:t>
            </w:r>
          </w:p>
          <w:p w:rsidR="1C0ECA67" w:rsidP="1C0ECA67" w:rsidRDefault="1C0ECA67" w14:paraId="2237F7F5" w14:textId="08052FA1">
            <w:pPr>
              <w:jc w:val="center"/>
              <w:rPr>
                <w:rFonts w:eastAsiaTheme="minorEastAsia"/>
                <w:color w:val="000000" w:themeColor="text1"/>
                <w:szCs w:val="18"/>
              </w:rPr>
            </w:pPr>
            <w:r w:rsidRPr="1C0ECA67">
              <w:rPr>
                <w:rFonts w:eastAsiaTheme="minorEastAsia"/>
                <w:color w:val="000000" w:themeColor="text1"/>
                <w:szCs w:val="18"/>
              </w:rPr>
              <w:t xml:space="preserve">Citations and bias-free language </w:t>
            </w:r>
          </w:p>
          <w:p w:rsidR="1C0ECA67" w:rsidP="1C0ECA67" w:rsidRDefault="1C0ECA67" w14:paraId="28110184" w14:textId="1FEF8337">
            <w:pPr>
              <w:jc w:val="center"/>
              <w:rPr>
                <w:rFonts w:eastAsiaTheme="minorEastAsia"/>
                <w:color w:val="000000" w:themeColor="text1"/>
                <w:szCs w:val="18"/>
              </w:rPr>
            </w:pPr>
            <w:r w:rsidRPr="1C0ECA67">
              <w:rPr>
                <w:rFonts w:eastAsiaTheme="minorEastAsia"/>
                <w:color w:val="000000" w:themeColor="text1"/>
                <w:szCs w:val="18"/>
              </w:rPr>
              <w:t xml:space="preserve">Mechanics of style of effective writing </w:t>
            </w:r>
          </w:p>
        </w:tc>
        <w:tc>
          <w:tcPr>
            <w:tcW w:w="1307" w:type="dxa"/>
            <w:tcBorders>
              <w:top w:val="single" w:color="auto" w:sz="8" w:space="0"/>
              <w:left w:val="nil"/>
              <w:bottom w:val="single" w:color="auto" w:sz="8" w:space="0"/>
              <w:right w:val="single" w:color="auto" w:sz="8" w:space="0"/>
            </w:tcBorders>
            <w:shd w:val="clear" w:color="auto" w:fill="E2EFD9" w:themeFill="accent6" w:themeFillTint="33"/>
          </w:tcPr>
          <w:p w:rsidR="1C0ECA67" w:rsidP="1C0ECA67" w:rsidRDefault="1C0ECA67" w14:paraId="6CAAA7D6" w14:textId="3BEE665D">
            <w:pPr>
              <w:jc w:val="center"/>
              <w:rPr>
                <w:rFonts w:eastAsiaTheme="minorEastAsia"/>
                <w:color w:val="000000" w:themeColor="text1"/>
                <w:szCs w:val="18"/>
              </w:rPr>
            </w:pPr>
            <w:r w:rsidRPr="1C0ECA67">
              <w:rPr>
                <w:rFonts w:eastAsiaTheme="minorEastAsia"/>
                <w:color w:val="000000" w:themeColor="text1"/>
                <w:szCs w:val="18"/>
              </w:rPr>
              <w:t xml:space="preserve">Q&amp;A and day recap   </w:t>
            </w:r>
          </w:p>
        </w:tc>
      </w:tr>
      <w:tr w:rsidR="1C0ECA67" w:rsidTr="5680D067" w14:paraId="4B5DB002" w14:textId="77777777">
        <w:tc>
          <w:tcPr>
            <w:tcW w:w="1307" w:type="dxa"/>
            <w:tcBorders>
              <w:top w:val="single" w:color="auto" w:sz="8" w:space="0"/>
              <w:left w:val="single" w:color="auto" w:sz="8" w:space="0"/>
              <w:bottom w:val="single" w:color="auto" w:sz="8" w:space="0"/>
              <w:right w:val="single" w:color="auto" w:sz="8" w:space="0"/>
            </w:tcBorders>
            <w:shd w:val="clear" w:color="auto" w:fill="E2EFD9" w:themeFill="accent6" w:themeFillTint="33"/>
          </w:tcPr>
          <w:p w:rsidR="1C0ECA67" w:rsidP="5680D067" w:rsidRDefault="1A2A3800" w14:paraId="1A617661" w14:textId="343DC0D3">
            <w:pPr>
              <w:jc w:val="left"/>
              <w:rPr>
                <w:rFonts w:eastAsiaTheme="minorEastAsia"/>
                <w:color w:val="000000" w:themeColor="text1"/>
                <w:szCs w:val="18"/>
              </w:rPr>
            </w:pPr>
            <w:r w:rsidRPr="5680D067">
              <w:rPr>
                <w:rFonts w:eastAsiaTheme="minorEastAsia"/>
                <w:color w:val="000000" w:themeColor="text1"/>
                <w:szCs w:val="18"/>
              </w:rPr>
              <w:t xml:space="preserve">Thursday (Self-study 3)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E2EFD9" w:themeFill="accent6" w:themeFillTint="33"/>
          </w:tcPr>
          <w:p w:rsidR="1C0ECA67" w:rsidP="1C0ECA67" w:rsidRDefault="1C0ECA67" w14:paraId="41098A50" w14:textId="310C4BD1">
            <w:pPr>
              <w:jc w:val="center"/>
              <w:rPr>
                <w:rFonts w:eastAsiaTheme="minorEastAsia"/>
                <w:color w:val="000000" w:themeColor="text1"/>
                <w:szCs w:val="18"/>
              </w:rPr>
            </w:pPr>
            <w:r w:rsidRPr="1C0ECA67">
              <w:rPr>
                <w:rFonts w:eastAsiaTheme="minorEastAsia"/>
                <w:color w:val="000000" w:themeColor="text1"/>
                <w:szCs w:val="18"/>
              </w:rPr>
              <w:t xml:space="preserve">Foundations of AI (2): Symbolic/Non-symbolic AI </w:t>
            </w:r>
          </w:p>
          <w:p w:rsidR="1C0ECA67" w:rsidP="1C0ECA67" w:rsidRDefault="1C0ECA67" w14:paraId="1ECD020A" w14:textId="63732EEE">
            <w:pPr>
              <w:jc w:val="center"/>
              <w:rPr>
                <w:rFonts w:eastAsiaTheme="minorEastAsia"/>
                <w:color w:val="000000" w:themeColor="text1"/>
                <w:szCs w:val="18"/>
              </w:rPr>
            </w:pPr>
            <w:r w:rsidRPr="1C0ECA67">
              <w:rPr>
                <w:rFonts w:eastAsiaTheme="minorEastAsia"/>
                <w:color w:val="000000" w:themeColor="text1"/>
                <w:szCs w:val="18"/>
              </w:rPr>
              <w:t xml:space="preserve">Intelligent agents </w:t>
            </w:r>
          </w:p>
        </w:tc>
        <w:tc>
          <w:tcPr>
            <w:tcW w:w="1307" w:type="dxa"/>
            <w:tcBorders>
              <w:top w:val="single" w:color="auto" w:sz="8" w:space="0"/>
              <w:left w:val="nil"/>
              <w:bottom w:val="single" w:color="auto" w:sz="8" w:space="0"/>
              <w:right w:val="single" w:color="auto" w:sz="8" w:space="0"/>
            </w:tcBorders>
            <w:shd w:val="clear" w:color="auto" w:fill="E2EFD9" w:themeFill="accent6" w:themeFillTint="33"/>
          </w:tcPr>
          <w:p w:rsidR="1C0ECA67" w:rsidP="1C0ECA67" w:rsidRDefault="1C0ECA67" w14:paraId="77A01151" w14:textId="6D811BA1">
            <w:pPr>
              <w:jc w:val="center"/>
              <w:rPr>
                <w:rFonts w:eastAsiaTheme="minorEastAsia"/>
                <w:color w:val="000000" w:themeColor="text1"/>
                <w:szCs w:val="18"/>
              </w:rPr>
            </w:pPr>
            <w:r w:rsidRPr="1C0ECA67">
              <w:rPr>
                <w:rFonts w:eastAsiaTheme="minorEastAsia"/>
                <w:color w:val="000000" w:themeColor="text1"/>
                <w:szCs w:val="18"/>
              </w:rPr>
              <w:t xml:space="preserve">Q&amp;A and day recap   </w:t>
            </w:r>
          </w:p>
        </w:tc>
      </w:tr>
      <w:tr w:rsidR="1C0ECA67" w:rsidTr="5680D067" w14:paraId="4C58C2BF" w14:textId="77777777">
        <w:trPr>
          <w:trHeight w:val="315"/>
        </w:trPr>
        <w:tc>
          <w:tcPr>
            <w:tcW w:w="1307"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1C0ECA67" w:rsidP="5680D067" w:rsidRDefault="1A2A3800" w14:paraId="3BF74C5A" w14:textId="793F5E37">
            <w:pPr>
              <w:jc w:val="left"/>
              <w:rPr>
                <w:rFonts w:eastAsiaTheme="minorEastAsia"/>
                <w:color w:val="000000" w:themeColor="text1"/>
                <w:szCs w:val="18"/>
              </w:rPr>
            </w:pPr>
            <w:r w:rsidRPr="5680D067">
              <w:rPr>
                <w:rFonts w:eastAsiaTheme="minorEastAsia"/>
                <w:color w:val="000000" w:themeColor="text1"/>
                <w:szCs w:val="18"/>
              </w:rPr>
              <w:t xml:space="preserve">Friday (DataLab 2)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FFF2CC" w:themeFill="accent4" w:themeFillTint="33"/>
          </w:tcPr>
          <w:p w:rsidR="1C0ECA67" w:rsidP="1C0ECA67" w:rsidRDefault="1C0ECA67" w14:paraId="4D9FD63C" w14:textId="112DC576">
            <w:pPr>
              <w:jc w:val="center"/>
              <w:rPr>
                <w:rFonts w:eastAsiaTheme="minorEastAsia"/>
                <w:color w:val="000000" w:themeColor="text1"/>
                <w:szCs w:val="18"/>
              </w:rPr>
            </w:pPr>
            <w:r w:rsidRPr="1C0ECA67">
              <w:rPr>
                <w:rFonts w:eastAsiaTheme="minorEastAsia"/>
                <w:color w:val="000000" w:themeColor="text1"/>
                <w:szCs w:val="18"/>
              </w:rPr>
              <w:t xml:space="preserve">AI in Science Fiction (2): Formative feedback session on first draft </w:t>
            </w:r>
          </w:p>
        </w:tc>
        <w:tc>
          <w:tcPr>
            <w:tcW w:w="1307" w:type="dxa"/>
            <w:tcBorders>
              <w:top w:val="single" w:color="auto" w:sz="8" w:space="0"/>
              <w:left w:val="nil"/>
              <w:bottom w:val="single" w:color="auto" w:sz="8" w:space="0"/>
              <w:right w:val="single" w:color="auto" w:sz="8" w:space="0"/>
            </w:tcBorders>
            <w:shd w:val="clear" w:color="auto" w:fill="D7EFF9" w:themeFill="accent1" w:themeFillTint="33"/>
          </w:tcPr>
          <w:p w:rsidR="1C0ECA67" w:rsidP="1C0ECA67" w:rsidRDefault="1C0ECA67" w14:paraId="7E65802D" w14:textId="60D91EDE">
            <w:pPr>
              <w:jc w:val="center"/>
              <w:rPr>
                <w:rFonts w:eastAsiaTheme="minorEastAsia"/>
                <w:color w:val="000000" w:themeColor="text1"/>
                <w:szCs w:val="18"/>
              </w:rPr>
            </w:pPr>
            <w:r w:rsidRPr="1C0ECA67">
              <w:rPr>
                <w:rFonts w:eastAsiaTheme="minorEastAsia"/>
                <w:color w:val="000000" w:themeColor="text1"/>
                <w:szCs w:val="18"/>
              </w:rPr>
              <w:t xml:space="preserve">Day reflection   </w:t>
            </w:r>
          </w:p>
        </w:tc>
      </w:tr>
    </w:tbl>
    <w:p w:rsidR="1C0ECA67" w:rsidP="1C0ECA67" w:rsidRDefault="1C0ECA67" w14:paraId="10E49614" w14:textId="704AE5FC">
      <w:pPr>
        <w:rPr>
          <w:szCs w:val="18"/>
        </w:rPr>
      </w:pPr>
    </w:p>
    <w:p w:rsidR="00BB43DD" w:rsidP="009D4E64" w:rsidRDefault="54919DE4" w14:paraId="7573B605" w14:textId="05BCD010">
      <w:pPr>
        <w:pStyle w:val="Heading3"/>
        <w:rPr>
          <w:rFonts w:eastAsia="Open Sans SemiBold" w:cs="Open Sans SemiBold"/>
        </w:rPr>
      </w:pPr>
      <w:bookmarkStart w:name="_Toc72233248" w:id="20"/>
      <w:r w:rsidRPr="1C0ECA67">
        <w:rPr>
          <w:rFonts w:eastAsia="Open Sans SemiBold" w:cs="Open Sans SemiBold"/>
        </w:rPr>
        <w:t>Calendar w</w:t>
      </w:r>
      <w:r w:rsidRPr="1C0ECA67" w:rsidR="579CA3F0">
        <w:rPr>
          <w:rFonts w:eastAsia="Open Sans SemiBold" w:cs="Open Sans SemiBold"/>
        </w:rPr>
        <w:t>eek 2</w:t>
      </w:r>
      <w:bookmarkEnd w:id="20"/>
    </w:p>
    <w:p w:rsidR="1C0ECA67" w:rsidP="1C0ECA67" w:rsidRDefault="1C0ECA67" w14:paraId="6ACC50EB" w14:textId="614BB11E">
      <w:pPr>
        <w:rPr>
          <w:szCs w:val="18"/>
        </w:rPr>
      </w:pPr>
    </w:p>
    <w:tbl>
      <w:tblPr>
        <w:tblW w:w="10456" w:type="dxa"/>
        <w:tblLayout w:type="fixed"/>
        <w:tblLook w:val="04A0" w:firstRow="1" w:lastRow="0" w:firstColumn="1" w:lastColumn="0" w:noHBand="0" w:noVBand="1"/>
      </w:tblPr>
      <w:tblGrid>
        <w:gridCol w:w="1307"/>
        <w:gridCol w:w="1307"/>
        <w:gridCol w:w="1307"/>
        <w:gridCol w:w="1307"/>
        <w:gridCol w:w="1307"/>
        <w:gridCol w:w="1307"/>
        <w:gridCol w:w="1307"/>
        <w:gridCol w:w="1307"/>
      </w:tblGrid>
      <w:tr w:rsidR="1C0ECA67" w:rsidTr="5680D067" w14:paraId="5CA7BE45" w14:textId="77777777">
        <w:tc>
          <w:tcPr>
            <w:tcW w:w="1307" w:type="dxa"/>
            <w:tcBorders>
              <w:top w:val="single" w:color="auto" w:sz="8" w:space="0"/>
              <w:left w:val="single" w:color="auto" w:sz="8" w:space="0"/>
              <w:bottom w:val="single" w:color="auto" w:sz="8" w:space="0"/>
              <w:right w:val="single" w:color="auto" w:sz="8" w:space="0"/>
            </w:tcBorders>
          </w:tcPr>
          <w:p w:rsidR="1C0ECA67" w:rsidP="1C0ECA67" w:rsidRDefault="1C0ECA67" w14:paraId="6EEF36C7" w14:textId="27C3166C">
            <w:pPr>
              <w:jc w:val="center"/>
              <w:rPr>
                <w:rFonts w:eastAsiaTheme="minorEastAsia"/>
                <w:color w:val="FF0000"/>
                <w:szCs w:val="18"/>
              </w:rPr>
            </w:pPr>
            <w:r w:rsidRPr="1C0ECA67">
              <w:rPr>
                <w:rFonts w:eastAsiaTheme="minorEastAsia"/>
                <w:color w:val="FF0000"/>
                <w:szCs w:val="18"/>
              </w:rPr>
              <w:t xml:space="preserve">Day/Time  </w:t>
            </w:r>
          </w:p>
        </w:tc>
        <w:tc>
          <w:tcPr>
            <w:tcW w:w="1307" w:type="dxa"/>
            <w:tcBorders>
              <w:top w:val="single" w:color="auto" w:sz="8" w:space="0"/>
              <w:left w:val="single" w:color="auto" w:sz="8" w:space="0"/>
              <w:bottom w:val="single" w:color="auto" w:sz="8" w:space="0"/>
              <w:right w:val="single" w:color="auto" w:sz="8" w:space="0"/>
            </w:tcBorders>
          </w:tcPr>
          <w:p w:rsidR="1C0ECA67" w:rsidP="1C0ECA67" w:rsidRDefault="1C0ECA67" w14:paraId="6F4A49E8" w14:textId="05072433">
            <w:pPr>
              <w:jc w:val="center"/>
              <w:rPr>
                <w:rFonts w:eastAsiaTheme="minorEastAsia"/>
                <w:szCs w:val="18"/>
              </w:rPr>
            </w:pPr>
            <w:r w:rsidRPr="1C0ECA67">
              <w:rPr>
                <w:rFonts w:eastAsiaTheme="minorEastAsia"/>
                <w:szCs w:val="18"/>
              </w:rPr>
              <w:t xml:space="preserve">9-10  </w:t>
            </w:r>
          </w:p>
        </w:tc>
        <w:tc>
          <w:tcPr>
            <w:tcW w:w="1307" w:type="dxa"/>
            <w:tcBorders>
              <w:top w:val="single" w:color="auto" w:sz="8" w:space="0"/>
              <w:left w:val="single" w:color="auto" w:sz="8" w:space="0"/>
              <w:bottom w:val="single" w:color="auto" w:sz="8" w:space="0"/>
              <w:right w:val="single" w:color="auto" w:sz="8" w:space="0"/>
            </w:tcBorders>
          </w:tcPr>
          <w:p w:rsidR="1C0ECA67" w:rsidP="1C0ECA67" w:rsidRDefault="1C0ECA67" w14:paraId="248621C4" w14:textId="4235CF34">
            <w:pPr>
              <w:jc w:val="center"/>
              <w:rPr>
                <w:rFonts w:eastAsiaTheme="minorEastAsia"/>
                <w:szCs w:val="18"/>
              </w:rPr>
            </w:pPr>
            <w:r w:rsidRPr="1C0ECA67">
              <w:rPr>
                <w:rFonts w:eastAsiaTheme="minorEastAsia"/>
                <w:szCs w:val="18"/>
              </w:rPr>
              <w:t xml:space="preserve">10-11  </w:t>
            </w:r>
          </w:p>
        </w:tc>
        <w:tc>
          <w:tcPr>
            <w:tcW w:w="1307" w:type="dxa"/>
            <w:tcBorders>
              <w:top w:val="single" w:color="auto" w:sz="8" w:space="0"/>
              <w:left w:val="single" w:color="auto" w:sz="8" w:space="0"/>
              <w:bottom w:val="single" w:color="auto" w:sz="8" w:space="0"/>
              <w:right w:val="single" w:color="auto" w:sz="8" w:space="0"/>
            </w:tcBorders>
          </w:tcPr>
          <w:p w:rsidR="1C0ECA67" w:rsidP="1C0ECA67" w:rsidRDefault="1C0ECA67" w14:paraId="25D2111F" w14:textId="33A6C215">
            <w:pPr>
              <w:jc w:val="center"/>
              <w:rPr>
                <w:rFonts w:eastAsiaTheme="minorEastAsia"/>
                <w:szCs w:val="18"/>
              </w:rPr>
            </w:pPr>
            <w:r w:rsidRPr="1C0ECA67">
              <w:rPr>
                <w:rFonts w:eastAsiaTheme="minorEastAsia"/>
                <w:szCs w:val="18"/>
              </w:rPr>
              <w:t xml:space="preserve">11-12  </w:t>
            </w:r>
          </w:p>
        </w:tc>
        <w:tc>
          <w:tcPr>
            <w:tcW w:w="1307" w:type="dxa"/>
            <w:tcBorders>
              <w:top w:val="single" w:color="auto" w:sz="8" w:space="0"/>
              <w:left w:val="single" w:color="auto" w:sz="8" w:space="0"/>
              <w:bottom w:val="single" w:color="auto" w:sz="8" w:space="0"/>
              <w:right w:val="single" w:color="auto" w:sz="8" w:space="0"/>
            </w:tcBorders>
          </w:tcPr>
          <w:p w:rsidR="1C0ECA67" w:rsidP="1C0ECA67" w:rsidRDefault="1C0ECA67" w14:paraId="54BEE7AB" w14:textId="2EEF0E87">
            <w:pPr>
              <w:jc w:val="center"/>
              <w:rPr>
                <w:rFonts w:eastAsiaTheme="minorEastAsia"/>
                <w:szCs w:val="18"/>
              </w:rPr>
            </w:pPr>
            <w:r w:rsidRPr="1C0ECA67">
              <w:rPr>
                <w:rFonts w:eastAsiaTheme="minorEastAsia"/>
                <w:szCs w:val="18"/>
              </w:rPr>
              <w:t xml:space="preserve">13-14  </w:t>
            </w:r>
          </w:p>
        </w:tc>
        <w:tc>
          <w:tcPr>
            <w:tcW w:w="1307" w:type="dxa"/>
            <w:tcBorders>
              <w:top w:val="single" w:color="auto" w:sz="8" w:space="0"/>
              <w:left w:val="single" w:color="auto" w:sz="8" w:space="0"/>
              <w:bottom w:val="single" w:color="auto" w:sz="8" w:space="0"/>
              <w:right w:val="single" w:color="auto" w:sz="8" w:space="0"/>
            </w:tcBorders>
          </w:tcPr>
          <w:p w:rsidR="1C0ECA67" w:rsidP="1C0ECA67" w:rsidRDefault="1C0ECA67" w14:paraId="30E11C30" w14:textId="4A9F537E">
            <w:pPr>
              <w:jc w:val="center"/>
              <w:rPr>
                <w:rFonts w:eastAsiaTheme="minorEastAsia"/>
                <w:szCs w:val="18"/>
              </w:rPr>
            </w:pPr>
            <w:r w:rsidRPr="1C0ECA67">
              <w:rPr>
                <w:rFonts w:eastAsiaTheme="minorEastAsia"/>
                <w:szCs w:val="18"/>
              </w:rPr>
              <w:t xml:space="preserve">14-15  </w:t>
            </w:r>
          </w:p>
        </w:tc>
        <w:tc>
          <w:tcPr>
            <w:tcW w:w="1307" w:type="dxa"/>
            <w:tcBorders>
              <w:top w:val="single" w:color="auto" w:sz="8" w:space="0"/>
              <w:left w:val="single" w:color="auto" w:sz="8" w:space="0"/>
              <w:bottom w:val="single" w:color="auto" w:sz="8" w:space="0"/>
              <w:right w:val="single" w:color="auto" w:sz="8" w:space="0"/>
            </w:tcBorders>
          </w:tcPr>
          <w:p w:rsidR="1C0ECA67" w:rsidP="1C0ECA67" w:rsidRDefault="1C0ECA67" w14:paraId="3AF4FA38" w14:textId="3649F77E">
            <w:pPr>
              <w:jc w:val="center"/>
              <w:rPr>
                <w:rFonts w:eastAsiaTheme="minorEastAsia"/>
                <w:szCs w:val="18"/>
              </w:rPr>
            </w:pPr>
            <w:r w:rsidRPr="1C0ECA67">
              <w:rPr>
                <w:rFonts w:eastAsiaTheme="minorEastAsia"/>
                <w:szCs w:val="18"/>
              </w:rPr>
              <w:t xml:space="preserve">15-16  </w:t>
            </w:r>
          </w:p>
        </w:tc>
        <w:tc>
          <w:tcPr>
            <w:tcW w:w="1307" w:type="dxa"/>
            <w:tcBorders>
              <w:top w:val="single" w:color="auto" w:sz="8" w:space="0"/>
              <w:left w:val="single" w:color="auto" w:sz="8" w:space="0"/>
              <w:bottom w:val="single" w:color="auto" w:sz="8" w:space="0"/>
              <w:right w:val="single" w:color="auto" w:sz="8" w:space="0"/>
            </w:tcBorders>
          </w:tcPr>
          <w:p w:rsidR="1C0ECA67" w:rsidP="1C0ECA67" w:rsidRDefault="1C0ECA67" w14:paraId="33A2B238" w14:textId="0D56BF20">
            <w:pPr>
              <w:jc w:val="center"/>
              <w:rPr>
                <w:rFonts w:eastAsiaTheme="minorEastAsia"/>
                <w:szCs w:val="18"/>
              </w:rPr>
            </w:pPr>
            <w:r w:rsidRPr="1C0ECA67">
              <w:rPr>
                <w:rFonts w:eastAsiaTheme="minorEastAsia"/>
                <w:szCs w:val="18"/>
              </w:rPr>
              <w:t xml:space="preserve">16-17  </w:t>
            </w:r>
          </w:p>
        </w:tc>
      </w:tr>
      <w:tr w:rsidR="1C0ECA67" w:rsidTr="5680D067" w14:paraId="724463B6" w14:textId="77777777">
        <w:tc>
          <w:tcPr>
            <w:tcW w:w="1307" w:type="dxa"/>
            <w:tcBorders>
              <w:top w:val="single" w:color="auto" w:sz="8" w:space="0"/>
              <w:left w:val="single" w:color="auto" w:sz="8" w:space="0"/>
              <w:bottom w:val="single" w:color="auto" w:sz="8" w:space="0"/>
              <w:right w:val="single" w:color="auto" w:sz="8" w:space="0"/>
            </w:tcBorders>
            <w:shd w:val="clear" w:color="auto" w:fill="E2EFD9" w:themeFill="accent6" w:themeFillTint="33"/>
          </w:tcPr>
          <w:p w:rsidR="1C0ECA67" w:rsidP="5680D067" w:rsidRDefault="1A2A3800" w14:paraId="00D82BE3" w14:textId="1ED8CF5F">
            <w:pPr>
              <w:jc w:val="left"/>
              <w:rPr>
                <w:rFonts w:eastAsiaTheme="minorEastAsia"/>
                <w:color w:val="000000" w:themeColor="text1"/>
                <w:szCs w:val="18"/>
              </w:rPr>
            </w:pPr>
            <w:r w:rsidRPr="5680D067">
              <w:rPr>
                <w:rFonts w:eastAsiaTheme="minorEastAsia"/>
                <w:color w:val="000000" w:themeColor="text1"/>
                <w:szCs w:val="18"/>
              </w:rPr>
              <w:t xml:space="preserve">Monday (self-study 1)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E2EFD9" w:themeFill="accent6" w:themeFillTint="33"/>
          </w:tcPr>
          <w:p w:rsidR="1C0ECA67" w:rsidP="1C0ECA67" w:rsidRDefault="1C0ECA67" w14:paraId="15FE98D2" w14:textId="547F50EE">
            <w:pPr>
              <w:jc w:val="center"/>
              <w:rPr>
                <w:rFonts w:eastAsiaTheme="minorEastAsia"/>
                <w:color w:val="000000" w:themeColor="text1"/>
                <w:szCs w:val="18"/>
              </w:rPr>
            </w:pPr>
            <w:r w:rsidRPr="1C0ECA67">
              <w:rPr>
                <w:rFonts w:eastAsiaTheme="minorEastAsia"/>
                <w:color w:val="000000" w:themeColor="text1"/>
                <w:szCs w:val="18"/>
              </w:rPr>
              <w:t xml:space="preserve">AI for Business (1): Introduction into application of AI in businesses </w:t>
            </w:r>
          </w:p>
          <w:p w:rsidR="1C0ECA67" w:rsidP="1C0ECA67" w:rsidRDefault="1C0ECA67" w14:paraId="5EFC7299" w14:textId="7975BE94">
            <w:pPr>
              <w:jc w:val="center"/>
              <w:rPr>
                <w:rFonts w:eastAsiaTheme="minorEastAsia"/>
                <w:color w:val="000000" w:themeColor="text1"/>
                <w:szCs w:val="18"/>
              </w:rPr>
            </w:pPr>
            <w:r w:rsidRPr="1C0ECA67">
              <w:rPr>
                <w:rFonts w:eastAsiaTheme="minorEastAsia"/>
                <w:color w:val="000000" w:themeColor="text1"/>
                <w:szCs w:val="18"/>
              </w:rPr>
              <w:t xml:space="preserve">Risks and benefits of AI </w:t>
            </w:r>
          </w:p>
        </w:tc>
        <w:tc>
          <w:tcPr>
            <w:tcW w:w="1307" w:type="dxa"/>
            <w:tcBorders>
              <w:top w:val="single" w:color="auto" w:sz="8" w:space="0"/>
              <w:left w:val="nil"/>
              <w:bottom w:val="single" w:color="auto" w:sz="8" w:space="0"/>
              <w:right w:val="single" w:color="auto" w:sz="8" w:space="0"/>
            </w:tcBorders>
            <w:shd w:val="clear" w:color="auto" w:fill="E2EFD9" w:themeFill="accent6" w:themeFillTint="33"/>
          </w:tcPr>
          <w:p w:rsidR="1C0ECA67" w:rsidP="1C0ECA67" w:rsidRDefault="1C0ECA67" w14:paraId="7E01A27A" w14:textId="625AF67D">
            <w:pPr>
              <w:jc w:val="center"/>
              <w:rPr>
                <w:rFonts w:eastAsiaTheme="minorEastAsia"/>
                <w:color w:val="000000" w:themeColor="text1"/>
                <w:szCs w:val="18"/>
              </w:rPr>
            </w:pPr>
            <w:r w:rsidRPr="1C0ECA67">
              <w:rPr>
                <w:rFonts w:eastAsiaTheme="minorEastAsia"/>
                <w:color w:val="000000" w:themeColor="text1"/>
                <w:szCs w:val="18"/>
              </w:rPr>
              <w:t xml:space="preserve">Q&amp;A and day recap  </w:t>
            </w:r>
          </w:p>
        </w:tc>
      </w:tr>
      <w:tr w:rsidR="1C0ECA67" w:rsidTr="5680D067" w14:paraId="32A9EB39" w14:textId="77777777">
        <w:tc>
          <w:tcPr>
            <w:tcW w:w="1307"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1C0ECA67" w:rsidP="5680D067" w:rsidRDefault="1A2A3800" w14:paraId="5E4FECC2" w14:textId="513766DF">
            <w:pPr>
              <w:jc w:val="left"/>
              <w:rPr>
                <w:rFonts w:eastAsiaTheme="minorEastAsia"/>
                <w:color w:val="000000" w:themeColor="text1"/>
                <w:szCs w:val="18"/>
              </w:rPr>
            </w:pPr>
            <w:r w:rsidRPr="5680D067">
              <w:rPr>
                <w:rFonts w:eastAsiaTheme="minorEastAsia"/>
                <w:color w:val="000000" w:themeColor="text1"/>
                <w:szCs w:val="18"/>
              </w:rPr>
              <w:t xml:space="preserve">Tuesday (DataLab 1)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FFF2CC" w:themeFill="accent4" w:themeFillTint="33"/>
          </w:tcPr>
          <w:p w:rsidR="1C0ECA67" w:rsidP="1C0ECA67" w:rsidRDefault="1C0ECA67" w14:paraId="02F775A7" w14:textId="5395CBF0">
            <w:pPr>
              <w:jc w:val="center"/>
              <w:rPr>
                <w:rFonts w:eastAsiaTheme="minorEastAsia"/>
                <w:color w:val="000000" w:themeColor="text1"/>
                <w:szCs w:val="18"/>
              </w:rPr>
            </w:pPr>
            <w:r w:rsidRPr="1C0ECA67">
              <w:rPr>
                <w:rFonts w:eastAsiaTheme="minorEastAsia"/>
                <w:color w:val="000000" w:themeColor="text1"/>
                <w:szCs w:val="18"/>
              </w:rPr>
              <w:t xml:space="preserve">AI in Science Fiction (3): Q&amp;A session on the final report </w:t>
            </w:r>
          </w:p>
        </w:tc>
        <w:tc>
          <w:tcPr>
            <w:tcW w:w="1307" w:type="dxa"/>
            <w:tcBorders>
              <w:top w:val="single" w:color="auto" w:sz="8" w:space="0"/>
              <w:left w:val="nil"/>
              <w:bottom w:val="single" w:color="auto" w:sz="8" w:space="0"/>
              <w:right w:val="single" w:color="auto" w:sz="8" w:space="0"/>
            </w:tcBorders>
            <w:shd w:val="clear" w:color="auto" w:fill="D7EFF9" w:themeFill="accent1" w:themeFillTint="33"/>
          </w:tcPr>
          <w:p w:rsidR="1C0ECA67" w:rsidP="1C0ECA67" w:rsidRDefault="1C0ECA67" w14:paraId="1969FC07" w14:textId="2996CD23">
            <w:pPr>
              <w:jc w:val="center"/>
              <w:rPr>
                <w:rFonts w:eastAsiaTheme="minorEastAsia"/>
                <w:color w:val="000000" w:themeColor="text1"/>
                <w:szCs w:val="18"/>
              </w:rPr>
            </w:pPr>
            <w:r w:rsidRPr="1C0ECA67">
              <w:rPr>
                <w:rFonts w:eastAsiaTheme="minorEastAsia"/>
                <w:color w:val="000000" w:themeColor="text1"/>
                <w:szCs w:val="18"/>
              </w:rPr>
              <w:t xml:space="preserve">Day reflection  </w:t>
            </w:r>
          </w:p>
        </w:tc>
      </w:tr>
      <w:tr w:rsidR="1C0ECA67" w:rsidTr="5680D067" w14:paraId="2FA1FEDF" w14:textId="77777777">
        <w:tc>
          <w:tcPr>
            <w:tcW w:w="1307" w:type="dxa"/>
            <w:tcBorders>
              <w:top w:val="single" w:color="auto" w:sz="8" w:space="0"/>
              <w:left w:val="single" w:color="auto" w:sz="8" w:space="0"/>
              <w:bottom w:val="single" w:color="auto" w:sz="8" w:space="0"/>
              <w:right w:val="single" w:color="auto" w:sz="8" w:space="0"/>
            </w:tcBorders>
            <w:shd w:val="clear" w:color="auto" w:fill="E2EFD9" w:themeFill="accent6" w:themeFillTint="33"/>
          </w:tcPr>
          <w:p w:rsidR="1C0ECA67" w:rsidP="5680D067" w:rsidRDefault="1A2A3800" w14:paraId="22AE71C1" w14:textId="61E4348D">
            <w:pPr>
              <w:jc w:val="left"/>
              <w:rPr>
                <w:rFonts w:eastAsiaTheme="minorEastAsia"/>
                <w:color w:val="000000" w:themeColor="text1"/>
                <w:szCs w:val="18"/>
              </w:rPr>
            </w:pPr>
            <w:r w:rsidRPr="5680D067">
              <w:rPr>
                <w:rFonts w:eastAsiaTheme="minorEastAsia"/>
                <w:color w:val="000000" w:themeColor="text1"/>
                <w:szCs w:val="18"/>
              </w:rPr>
              <w:t xml:space="preserve">Wednesday (Self-study 2)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E2EFD9" w:themeFill="accent6" w:themeFillTint="33"/>
          </w:tcPr>
          <w:p w:rsidR="1C0ECA67" w:rsidP="1C0ECA67" w:rsidRDefault="1C0ECA67" w14:paraId="403CA51B" w14:textId="3F13651D">
            <w:pPr>
              <w:jc w:val="center"/>
              <w:rPr>
                <w:rFonts w:eastAsiaTheme="minorEastAsia"/>
                <w:color w:val="000000" w:themeColor="text1"/>
                <w:szCs w:val="18"/>
              </w:rPr>
            </w:pPr>
            <w:r w:rsidRPr="1C0ECA67">
              <w:rPr>
                <w:rFonts w:eastAsiaTheme="minorEastAsia"/>
                <w:color w:val="000000" w:themeColor="text1"/>
                <w:szCs w:val="18"/>
              </w:rPr>
              <w:t xml:space="preserve">AI for Business (2): Application of AI in businesses </w:t>
            </w:r>
          </w:p>
          <w:p w:rsidR="1C0ECA67" w:rsidP="1C0ECA67" w:rsidRDefault="1C0ECA67" w14:paraId="47FAE2C9" w14:textId="4E297DEE">
            <w:pPr>
              <w:jc w:val="center"/>
              <w:rPr>
                <w:rFonts w:eastAsiaTheme="minorEastAsia"/>
                <w:color w:val="000000" w:themeColor="text1"/>
                <w:szCs w:val="18"/>
              </w:rPr>
            </w:pPr>
            <w:r w:rsidRPr="1C0ECA67">
              <w:rPr>
                <w:rFonts w:eastAsiaTheme="minorEastAsia"/>
                <w:color w:val="000000" w:themeColor="text1"/>
                <w:szCs w:val="18"/>
              </w:rPr>
              <w:t xml:space="preserve">  </w:t>
            </w:r>
          </w:p>
        </w:tc>
        <w:tc>
          <w:tcPr>
            <w:tcW w:w="1307" w:type="dxa"/>
            <w:tcBorders>
              <w:top w:val="single" w:color="auto" w:sz="8" w:space="0"/>
              <w:left w:val="nil"/>
              <w:bottom w:val="single" w:color="auto" w:sz="8" w:space="0"/>
              <w:right w:val="single" w:color="auto" w:sz="8" w:space="0"/>
            </w:tcBorders>
            <w:shd w:val="clear" w:color="auto" w:fill="E2EFD9" w:themeFill="accent6" w:themeFillTint="33"/>
          </w:tcPr>
          <w:p w:rsidR="1C0ECA67" w:rsidP="1C0ECA67" w:rsidRDefault="1C0ECA67" w14:paraId="288A7D01" w14:textId="1CB7FD8E">
            <w:pPr>
              <w:jc w:val="center"/>
              <w:rPr>
                <w:rFonts w:eastAsiaTheme="minorEastAsia"/>
                <w:color w:val="000000" w:themeColor="text1"/>
                <w:szCs w:val="18"/>
              </w:rPr>
            </w:pPr>
            <w:r w:rsidRPr="1C0ECA67">
              <w:rPr>
                <w:rFonts w:eastAsiaTheme="minorEastAsia"/>
                <w:color w:val="000000" w:themeColor="text1"/>
                <w:szCs w:val="18"/>
              </w:rPr>
              <w:t xml:space="preserve">Q&amp;A and day recap  </w:t>
            </w:r>
          </w:p>
        </w:tc>
      </w:tr>
      <w:tr w:rsidR="1C0ECA67" w:rsidTr="5680D067" w14:paraId="3F950945" w14:textId="77777777">
        <w:tc>
          <w:tcPr>
            <w:tcW w:w="1307" w:type="dxa"/>
            <w:tcBorders>
              <w:top w:val="single" w:color="auto" w:sz="8" w:space="0"/>
              <w:left w:val="single" w:color="auto" w:sz="8" w:space="0"/>
              <w:bottom w:val="single" w:color="auto" w:sz="8" w:space="0"/>
              <w:right w:val="single" w:color="auto" w:sz="8" w:space="0"/>
            </w:tcBorders>
            <w:shd w:val="clear" w:color="auto" w:fill="E2EFD9" w:themeFill="accent6" w:themeFillTint="33"/>
          </w:tcPr>
          <w:p w:rsidR="1C0ECA67" w:rsidP="5680D067" w:rsidRDefault="1A2A3800" w14:paraId="4B5171E4" w14:textId="79E2CE6B">
            <w:pPr>
              <w:jc w:val="left"/>
              <w:rPr>
                <w:rFonts w:eastAsiaTheme="minorEastAsia"/>
                <w:color w:val="000000" w:themeColor="text1"/>
                <w:szCs w:val="18"/>
              </w:rPr>
            </w:pPr>
            <w:r w:rsidRPr="5680D067">
              <w:rPr>
                <w:rFonts w:eastAsiaTheme="minorEastAsia"/>
                <w:color w:val="000000" w:themeColor="text1"/>
                <w:szCs w:val="18"/>
              </w:rPr>
              <w:t xml:space="preserve">Thursday (Self-study 3)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E2EFD9" w:themeFill="accent6" w:themeFillTint="33"/>
          </w:tcPr>
          <w:p w:rsidR="1C0ECA67" w:rsidP="1C0ECA67" w:rsidRDefault="1C0ECA67" w14:paraId="3E7698C4" w14:textId="5BD53193">
            <w:pPr>
              <w:jc w:val="center"/>
              <w:rPr>
                <w:rFonts w:eastAsiaTheme="minorEastAsia"/>
                <w:color w:val="000000" w:themeColor="text1"/>
                <w:szCs w:val="18"/>
              </w:rPr>
            </w:pPr>
            <w:r w:rsidRPr="1C0ECA67">
              <w:rPr>
                <w:rFonts w:eastAsiaTheme="minorEastAsia"/>
                <w:color w:val="000000" w:themeColor="text1"/>
                <w:szCs w:val="18"/>
              </w:rPr>
              <w:t xml:space="preserve">AI for Business (3): Application of AI in businesses </w:t>
            </w:r>
          </w:p>
          <w:p w:rsidR="1C0ECA67" w:rsidP="1C0ECA67" w:rsidRDefault="1C0ECA67" w14:paraId="3C3DD29D" w14:textId="7AE80C83">
            <w:pPr>
              <w:jc w:val="center"/>
              <w:rPr>
                <w:rFonts w:eastAsiaTheme="minorEastAsia"/>
                <w:color w:val="000000" w:themeColor="text1"/>
                <w:szCs w:val="18"/>
              </w:rPr>
            </w:pPr>
            <w:r w:rsidRPr="1C0ECA67">
              <w:rPr>
                <w:rFonts w:eastAsiaTheme="minorEastAsia"/>
                <w:color w:val="000000" w:themeColor="text1"/>
                <w:szCs w:val="18"/>
              </w:rPr>
              <w:t xml:space="preserve">  </w:t>
            </w:r>
          </w:p>
        </w:tc>
        <w:tc>
          <w:tcPr>
            <w:tcW w:w="1307" w:type="dxa"/>
            <w:tcBorders>
              <w:top w:val="single" w:color="auto" w:sz="8" w:space="0"/>
              <w:left w:val="nil"/>
              <w:bottom w:val="single" w:color="auto" w:sz="8" w:space="0"/>
              <w:right w:val="single" w:color="auto" w:sz="8" w:space="0"/>
            </w:tcBorders>
            <w:shd w:val="clear" w:color="auto" w:fill="E2EFD9" w:themeFill="accent6" w:themeFillTint="33"/>
          </w:tcPr>
          <w:p w:rsidR="1C0ECA67" w:rsidP="1C0ECA67" w:rsidRDefault="1C0ECA67" w14:paraId="55900893" w14:textId="42DA6B1C">
            <w:pPr>
              <w:jc w:val="center"/>
              <w:rPr>
                <w:rFonts w:eastAsiaTheme="minorEastAsia"/>
                <w:color w:val="000000" w:themeColor="text1"/>
                <w:szCs w:val="18"/>
              </w:rPr>
            </w:pPr>
            <w:r w:rsidRPr="1C0ECA67">
              <w:rPr>
                <w:rFonts w:eastAsiaTheme="minorEastAsia"/>
                <w:color w:val="000000" w:themeColor="text1"/>
                <w:szCs w:val="18"/>
              </w:rPr>
              <w:t xml:space="preserve">Q&amp;A and day recap  </w:t>
            </w:r>
          </w:p>
        </w:tc>
      </w:tr>
      <w:tr w:rsidR="1C0ECA67" w:rsidTr="5680D067" w14:paraId="06D5B92E" w14:textId="77777777">
        <w:trPr>
          <w:trHeight w:val="315"/>
        </w:trPr>
        <w:tc>
          <w:tcPr>
            <w:tcW w:w="1307" w:type="dxa"/>
            <w:tcBorders>
              <w:top w:val="single" w:color="auto" w:sz="8" w:space="0"/>
              <w:left w:val="single" w:color="auto" w:sz="8" w:space="0"/>
              <w:bottom w:val="single" w:color="auto" w:sz="8" w:space="0"/>
              <w:right w:val="single" w:color="auto" w:sz="8" w:space="0"/>
            </w:tcBorders>
            <w:shd w:val="clear" w:color="auto" w:fill="FFF2CC" w:themeFill="accent4" w:themeFillTint="33"/>
          </w:tcPr>
          <w:p w:rsidR="1C0ECA67" w:rsidP="5680D067" w:rsidRDefault="1A2A3800" w14:paraId="7BE1F7F7" w14:textId="4EF8052B">
            <w:pPr>
              <w:jc w:val="left"/>
              <w:rPr>
                <w:rFonts w:eastAsiaTheme="minorEastAsia"/>
                <w:color w:val="000000" w:themeColor="text1"/>
                <w:szCs w:val="18"/>
              </w:rPr>
            </w:pPr>
            <w:r w:rsidRPr="5680D067">
              <w:rPr>
                <w:rFonts w:eastAsiaTheme="minorEastAsia"/>
                <w:color w:val="000000" w:themeColor="text1"/>
                <w:szCs w:val="18"/>
              </w:rPr>
              <w:t xml:space="preserve">Friday (DataLab 2)  </w:t>
            </w:r>
          </w:p>
        </w:tc>
        <w:tc>
          <w:tcPr>
            <w:tcW w:w="7842" w:type="dxa"/>
            <w:gridSpan w:val="6"/>
            <w:tcBorders>
              <w:top w:val="single" w:color="auto" w:sz="8" w:space="0"/>
              <w:left w:val="single" w:color="auto" w:sz="8" w:space="0"/>
              <w:bottom w:val="single" w:color="auto" w:sz="8" w:space="0"/>
              <w:right w:val="single" w:color="auto" w:sz="8" w:space="0"/>
            </w:tcBorders>
            <w:shd w:val="clear" w:color="auto" w:fill="FFF2CC" w:themeFill="accent4" w:themeFillTint="33"/>
          </w:tcPr>
          <w:p w:rsidR="1C0ECA67" w:rsidP="1C0ECA67" w:rsidRDefault="1C0ECA67" w14:paraId="1691D764" w14:textId="5F7AD6F8">
            <w:pPr>
              <w:jc w:val="center"/>
              <w:rPr>
                <w:rFonts w:eastAsiaTheme="minorEastAsia"/>
                <w:color w:val="000000" w:themeColor="text1"/>
                <w:szCs w:val="18"/>
              </w:rPr>
            </w:pPr>
            <w:r w:rsidRPr="1C0ECA67">
              <w:rPr>
                <w:rFonts w:eastAsiaTheme="minorEastAsia"/>
                <w:color w:val="000000" w:themeColor="text1"/>
                <w:szCs w:val="18"/>
              </w:rPr>
              <w:t xml:space="preserve">AI in Science Fiction (4): Q&amp;A session on the final report </w:t>
            </w:r>
          </w:p>
        </w:tc>
        <w:tc>
          <w:tcPr>
            <w:tcW w:w="1307" w:type="dxa"/>
            <w:tcBorders>
              <w:top w:val="single" w:color="auto" w:sz="8" w:space="0"/>
              <w:left w:val="nil"/>
              <w:bottom w:val="single" w:color="auto" w:sz="8" w:space="0"/>
              <w:right w:val="single" w:color="auto" w:sz="8" w:space="0"/>
            </w:tcBorders>
            <w:shd w:val="clear" w:color="auto" w:fill="D7EFF9" w:themeFill="accent1" w:themeFillTint="33"/>
          </w:tcPr>
          <w:p w:rsidR="1C0ECA67" w:rsidP="1C0ECA67" w:rsidRDefault="1C0ECA67" w14:paraId="3B12427A" w14:textId="0087EE7E">
            <w:pPr>
              <w:jc w:val="center"/>
              <w:rPr>
                <w:rFonts w:eastAsiaTheme="minorEastAsia"/>
                <w:color w:val="000000" w:themeColor="text1"/>
                <w:szCs w:val="18"/>
              </w:rPr>
            </w:pPr>
            <w:r w:rsidRPr="1C0ECA67">
              <w:rPr>
                <w:rFonts w:eastAsiaTheme="minorEastAsia"/>
                <w:color w:val="000000" w:themeColor="text1"/>
                <w:szCs w:val="18"/>
              </w:rPr>
              <w:t xml:space="preserve">Day reflection </w:t>
            </w:r>
          </w:p>
        </w:tc>
      </w:tr>
    </w:tbl>
    <w:p w:rsidR="1C0ECA67" w:rsidP="1C0ECA67" w:rsidRDefault="1C0ECA67" w14:paraId="38BEC5D5" w14:textId="5F1A773C">
      <w:pPr>
        <w:rPr>
          <w:rFonts w:ascii="Liberation Serif" w:hAnsi="Liberation Serif" w:eastAsia="Liberation Serif" w:cs="Liberation Serif"/>
          <w:szCs w:val="18"/>
        </w:rPr>
      </w:pPr>
    </w:p>
    <w:p w:rsidR="00BB43DD" w:rsidP="094155E2" w:rsidRDefault="420F86E7" w14:paraId="068506A9" w14:textId="023F125D">
      <w:pPr>
        <w:pStyle w:val="Heading2"/>
        <w:spacing w:line="276" w:lineRule="atLeast"/>
      </w:pPr>
      <w:bookmarkStart w:name="_Toc72233249" w:id="21"/>
      <w:r>
        <w:t>Assignment</w:t>
      </w:r>
      <w:bookmarkEnd w:id="21"/>
    </w:p>
    <w:p w:rsidR="00BB43DD" w:rsidP="64F83212" w:rsidRDefault="09904056" w14:paraId="6B7A4470" w14:textId="6F59A194">
      <w:pPr>
        <w:spacing w:line="276" w:lineRule="atLeast"/>
        <w:rPr>
          <w:rFonts w:eastAsiaTheme="minorEastAsia"/>
        </w:rPr>
      </w:pPr>
      <w:r w:rsidRPr="64F83212">
        <w:rPr>
          <w:rFonts w:eastAsiaTheme="minorEastAsia"/>
        </w:rPr>
        <w:t xml:space="preserve">Students are required to create a professional report of maximum </w:t>
      </w:r>
      <w:r w:rsidRPr="64F83212" w:rsidR="2E2C7C8E">
        <w:rPr>
          <w:rFonts w:eastAsiaTheme="minorEastAsia"/>
        </w:rPr>
        <w:t>2000</w:t>
      </w:r>
      <w:r w:rsidRPr="64F83212">
        <w:rPr>
          <w:rFonts w:eastAsiaTheme="minorEastAsia"/>
        </w:rPr>
        <w:t xml:space="preserve"> words (excl. cover/table of content/list of references and appendices) on AI and Science Fiction using academic style of writing. For the report, students are expected to analyse Minority Report, which is a movie that uses AI as an integral part of the plot.  </w:t>
      </w:r>
    </w:p>
    <w:p w:rsidR="00BB43DD" w:rsidP="64F83212" w:rsidRDefault="00BB43DD" w14:paraId="32DE40E0" w14:textId="251A17A8">
      <w:pPr>
        <w:spacing w:line="276" w:lineRule="atLeast"/>
        <w:rPr>
          <w:rFonts w:eastAsiaTheme="minorEastAsia"/>
        </w:rPr>
      </w:pPr>
    </w:p>
    <w:p w:rsidR="34D0CC94" w:rsidP="34D0CC94" w:rsidRDefault="09904056" w14:paraId="0EA77EA5" w14:textId="0D32F821">
      <w:pPr>
        <w:spacing w:line="276" w:lineRule="atLeast"/>
        <w:rPr>
          <w:rFonts w:eastAsiaTheme="minorEastAsia"/>
          <w:color w:val="3C454E"/>
          <w:szCs w:val="18"/>
        </w:rPr>
      </w:pPr>
      <w:r w:rsidRPr="65BB954A">
        <w:rPr>
          <w:rFonts w:eastAsiaTheme="minorEastAsia"/>
        </w:rPr>
        <w:t xml:space="preserve">In the report, </w:t>
      </w:r>
      <w:r w:rsidRPr="65BB954A" w:rsidR="6B64FE06">
        <w:rPr>
          <w:rFonts w:eastAsiaTheme="minorEastAsia"/>
        </w:rPr>
        <w:t xml:space="preserve">the student must </w:t>
      </w:r>
      <w:r w:rsidRPr="65BB954A">
        <w:rPr>
          <w:rFonts w:eastAsiaTheme="minorEastAsia"/>
        </w:rPr>
        <w:t>describe the plot and the role played by AI; analyse the author(s)’ concept of AI and conclude by discussing the feasibility of this concept. Additionally, the report needs to contain a novel case of how this, or a similar AI concept as in the movie can applied in a company, business, or organization</w:t>
      </w:r>
      <w:r w:rsidRPr="65BB954A" w:rsidR="339777AD">
        <w:rPr>
          <w:rFonts w:eastAsiaTheme="minorEastAsia"/>
        </w:rPr>
        <w:t xml:space="preserve"> and solve its problem</w:t>
      </w:r>
      <w:r w:rsidRPr="65BB954A">
        <w:rPr>
          <w:rFonts w:eastAsiaTheme="minorEastAsia"/>
        </w:rPr>
        <w:t>. Lastly, the risks and benefits associated with this AI application need to be examined and described.</w:t>
      </w:r>
    </w:p>
    <w:p w:rsidR="00BB43DD" w:rsidP="26037A24" w:rsidRDefault="00BB43DD" w14:paraId="0A32ADCC" w14:textId="4017DDE1">
      <w:pPr>
        <w:spacing w:line="276" w:lineRule="atLeast"/>
        <w:rPr>
          <w:rFonts w:eastAsiaTheme="minorEastAsia"/>
          <w:color w:val="3C454E"/>
          <w:szCs w:val="18"/>
        </w:rPr>
      </w:pPr>
    </w:p>
    <w:p w:rsidR="006A1CA9" w:rsidP="006A1CA9" w:rsidRDefault="314B8400" w14:paraId="5BCF6286" w14:textId="77777777">
      <w:pPr>
        <w:keepNext/>
        <w:spacing w:line="276" w:lineRule="atLeast"/>
        <w:jc w:val="center"/>
      </w:pPr>
      <w:r w:rsidR="314B8400">
        <w:drawing>
          <wp:inline wp14:editId="4A0B2806" wp14:anchorId="732A1592">
            <wp:extent cx="2286000" cy="1581150"/>
            <wp:effectExtent l="0" t="0" r="0" b="0"/>
            <wp:docPr id="715038613" name="Picture 715038613" title=""/>
            <wp:cNvGraphicFramePr>
              <a:graphicFrameLocks noChangeAspect="1"/>
            </wp:cNvGraphicFramePr>
            <a:graphic>
              <a:graphicData uri="http://schemas.openxmlformats.org/drawingml/2006/picture">
                <pic:pic>
                  <pic:nvPicPr>
                    <pic:cNvPr id="0" name="Picture 715038613"/>
                    <pic:cNvPicPr/>
                  </pic:nvPicPr>
                  <pic:blipFill>
                    <a:blip r:embed="Rf5ff0fba98bc43e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286000" cy="1581150"/>
                    </a:xfrm>
                    <a:prstGeom prst="rect">
                      <a:avLst/>
                    </a:prstGeom>
                  </pic:spPr>
                </pic:pic>
              </a:graphicData>
            </a:graphic>
          </wp:inline>
        </w:drawing>
      </w:r>
    </w:p>
    <w:p w:rsidR="26037A24" w:rsidP="006A1CA9" w:rsidRDefault="006A1CA9" w14:paraId="4388BD2D" w14:textId="2FD6C03D">
      <w:pPr>
        <w:pStyle w:val="Caption"/>
        <w:jc w:val="center"/>
      </w:pPr>
      <w:r>
        <w:t xml:space="preserve">Figure </w:t>
      </w:r>
      <w:r>
        <w:fldChar w:fldCharType="begin"/>
      </w:r>
      <w:r>
        <w:instrText xml:space="preserve"> SEQ Figure \* ARABIC </w:instrText>
      </w:r>
      <w:r>
        <w:fldChar w:fldCharType="separate"/>
      </w:r>
      <w:r w:rsidR="00323D18">
        <w:rPr>
          <w:noProof/>
        </w:rPr>
        <w:t>1</w:t>
      </w:r>
      <w:r>
        <w:fldChar w:fldCharType="end"/>
      </w:r>
      <w:r w:rsidRPr="00720A2D">
        <w:t>. Minority Report (Spielberg, 2002)</w:t>
      </w:r>
    </w:p>
    <w:p w:rsidR="16CC8DEC" w:rsidP="16335D75" w:rsidRDefault="2525CE11" w14:paraId="193AE638" w14:textId="6264198D">
      <w:pPr>
        <w:pStyle w:val="Heading2"/>
        <w:rPr>
          <w:lang w:val="en-US"/>
        </w:rPr>
      </w:pPr>
      <w:bookmarkStart w:name="_Toc72233250" w:id="22"/>
      <w:r>
        <w:t>Requirements</w:t>
      </w:r>
      <w:bookmarkEnd w:id="22"/>
    </w:p>
    <w:p w:rsidR="16335D75" w:rsidP="64F83212" w:rsidRDefault="16335D75" w14:paraId="0E1388DC" w14:textId="615E23EE">
      <w:pPr>
        <w:rPr>
          <w:szCs w:val="18"/>
        </w:rPr>
      </w:pPr>
    </w:p>
    <w:p w:rsidR="16335D75" w:rsidP="00803815" w:rsidRDefault="3B37E15E" w14:paraId="5910411F" w14:textId="2C3EF5E6">
      <w:pPr>
        <w:pStyle w:val="ListParagraph"/>
        <w:numPr>
          <w:ilvl w:val="0"/>
          <w:numId w:val="1"/>
        </w:numPr>
        <w:rPr>
          <w:rFonts w:eastAsiaTheme="minorEastAsia"/>
        </w:rPr>
      </w:pPr>
      <w:r>
        <w:t xml:space="preserve">Maximum 2000 words </w:t>
      </w:r>
      <w:r w:rsidRPr="65BB954A">
        <w:rPr>
          <w:rFonts w:eastAsiaTheme="minorEastAsia"/>
        </w:rPr>
        <w:t>(excl. cover/table of content/list of references and appendices)</w:t>
      </w:r>
    </w:p>
    <w:p w:rsidR="1B28B5DD" w:rsidP="00803815" w:rsidRDefault="1B28B5DD" w14:paraId="1B2C8674" w14:textId="79317583">
      <w:pPr>
        <w:pStyle w:val="ListParagraph"/>
        <w:numPr>
          <w:ilvl w:val="0"/>
          <w:numId w:val="1"/>
        </w:numPr>
        <w:spacing w:line="276" w:lineRule="atLeast"/>
        <w:rPr>
          <w:rFonts w:eastAsiaTheme="minorEastAsia"/>
          <w:lang w:val="en-US"/>
        </w:rPr>
      </w:pPr>
      <w:r w:rsidRPr="64F83212">
        <w:rPr>
          <w:rFonts w:eastAsiaTheme="minorEastAsia"/>
          <w:lang w:val="en-US"/>
        </w:rPr>
        <w:t>Identify, and describe an AI concept within the movie Minority Report</w:t>
      </w:r>
    </w:p>
    <w:p w:rsidR="1B28B5DD" w:rsidP="00803815" w:rsidRDefault="1B28B5DD" w14:paraId="1C263547" w14:textId="523FDF8C">
      <w:pPr>
        <w:pStyle w:val="ListParagraph"/>
        <w:numPr>
          <w:ilvl w:val="0"/>
          <w:numId w:val="1"/>
        </w:numPr>
        <w:spacing w:line="276" w:lineRule="atLeast"/>
        <w:rPr>
          <w:rFonts w:asciiTheme="minorEastAsia" w:hAnsiTheme="minorEastAsia" w:eastAsiaTheme="minorEastAsia" w:cstheme="minorEastAsia"/>
          <w:szCs w:val="18"/>
          <w:lang w:val="en-US"/>
        </w:rPr>
      </w:pPr>
      <w:r w:rsidRPr="64F83212">
        <w:rPr>
          <w:rFonts w:eastAsiaTheme="minorEastAsia"/>
          <w:lang w:val="en-US"/>
        </w:rPr>
        <w:t>Explain how this AI concept</w:t>
      </w:r>
      <w:r w:rsidRPr="64F83212" w:rsidR="1B86E8B8">
        <w:rPr>
          <w:rFonts w:eastAsiaTheme="minorEastAsia"/>
          <w:lang w:val="en-US"/>
        </w:rPr>
        <w:t xml:space="preserve"> </w:t>
      </w:r>
      <w:r w:rsidRPr="64F83212" w:rsidR="1B86E8B8">
        <w:rPr>
          <w:szCs w:val="18"/>
          <w:lang w:val="en-US"/>
        </w:rPr>
        <w:t>or a similar AI concept as in the movie</w:t>
      </w:r>
      <w:r w:rsidRPr="64F83212">
        <w:rPr>
          <w:rFonts w:eastAsiaTheme="minorEastAsia"/>
          <w:lang w:val="en-US"/>
        </w:rPr>
        <w:t xml:space="preserve"> is being implemented in 3 business of your choice </w:t>
      </w:r>
    </w:p>
    <w:p w:rsidR="1B28B5DD" w:rsidP="00803815" w:rsidRDefault="1B28B5DD" w14:paraId="621DA89A" w14:textId="05105453">
      <w:pPr>
        <w:pStyle w:val="ListParagraph"/>
        <w:numPr>
          <w:ilvl w:val="0"/>
          <w:numId w:val="1"/>
        </w:numPr>
        <w:spacing w:line="276" w:lineRule="atLeast"/>
        <w:rPr>
          <w:szCs w:val="18"/>
          <w:lang w:val="en-US"/>
        </w:rPr>
      </w:pPr>
      <w:r w:rsidRPr="16335D75">
        <w:rPr>
          <w:rFonts w:eastAsiaTheme="minorEastAsia"/>
          <w:szCs w:val="18"/>
          <w:lang w:val="en-US"/>
        </w:rPr>
        <w:t xml:space="preserve">Find a business that has a challenge that can be solved by applying this AI concept </w:t>
      </w:r>
    </w:p>
    <w:p w:rsidR="1B28B5DD" w:rsidP="00803815" w:rsidRDefault="1B28B5DD" w14:paraId="09AF718E" w14:textId="037FAE11">
      <w:pPr>
        <w:pStyle w:val="ListParagraph"/>
        <w:numPr>
          <w:ilvl w:val="0"/>
          <w:numId w:val="1"/>
        </w:numPr>
        <w:spacing w:line="276" w:lineRule="atLeast"/>
        <w:rPr>
          <w:szCs w:val="18"/>
          <w:lang w:val="en-US"/>
        </w:rPr>
      </w:pPr>
      <w:r w:rsidRPr="16335D75">
        <w:rPr>
          <w:rFonts w:eastAsiaTheme="minorEastAsia"/>
          <w:szCs w:val="18"/>
          <w:lang w:val="en-US"/>
        </w:rPr>
        <w:t xml:space="preserve">Explain how this AI concept can be used to solve the business challenge of this business </w:t>
      </w:r>
    </w:p>
    <w:p w:rsidR="1B28B5DD" w:rsidP="00803815" w:rsidRDefault="1B28B5DD" w14:paraId="6AAC22C5" w14:textId="65B5D023">
      <w:pPr>
        <w:pStyle w:val="ListParagraph"/>
        <w:numPr>
          <w:ilvl w:val="0"/>
          <w:numId w:val="1"/>
        </w:numPr>
        <w:spacing w:line="276" w:lineRule="atLeast"/>
        <w:rPr>
          <w:szCs w:val="18"/>
          <w:lang w:val="en-US"/>
        </w:rPr>
      </w:pPr>
      <w:r w:rsidRPr="16335D75">
        <w:rPr>
          <w:rFonts w:eastAsiaTheme="minorEastAsia"/>
          <w:szCs w:val="18"/>
          <w:lang w:val="en-US"/>
        </w:rPr>
        <w:t xml:space="preserve">List at least one benefit, and one risk associated with this specific AI business application </w:t>
      </w:r>
    </w:p>
    <w:p w:rsidR="1B28B5DD" w:rsidP="00803815" w:rsidRDefault="1B28B5DD" w14:paraId="1729EB75" w14:textId="36163510">
      <w:pPr>
        <w:pStyle w:val="ListParagraph"/>
        <w:numPr>
          <w:ilvl w:val="0"/>
          <w:numId w:val="1"/>
        </w:numPr>
        <w:spacing w:line="276" w:lineRule="atLeast"/>
        <w:rPr>
          <w:szCs w:val="18"/>
          <w:lang w:val="en-US"/>
        </w:rPr>
      </w:pPr>
      <w:r w:rsidRPr="16335D75">
        <w:rPr>
          <w:rFonts w:eastAsiaTheme="minorEastAsia"/>
          <w:szCs w:val="18"/>
          <w:lang w:val="en-US"/>
        </w:rPr>
        <w:t xml:space="preserve">Effectively read and summarize (academic) literature </w:t>
      </w:r>
    </w:p>
    <w:p w:rsidR="1B28B5DD" w:rsidP="00803815" w:rsidRDefault="1B28B5DD" w14:paraId="1B6174F3" w14:textId="02F31F84">
      <w:pPr>
        <w:pStyle w:val="ListParagraph"/>
        <w:numPr>
          <w:ilvl w:val="0"/>
          <w:numId w:val="1"/>
        </w:numPr>
        <w:spacing w:line="276" w:lineRule="atLeast"/>
        <w:rPr>
          <w:lang w:val="en-US"/>
        </w:rPr>
      </w:pPr>
      <w:r w:rsidRPr="64F83212">
        <w:rPr>
          <w:rFonts w:eastAsiaTheme="minorEastAsia"/>
          <w:lang w:val="en-US"/>
        </w:rPr>
        <w:t xml:space="preserve">Support an argument by providing evidence found in relevant </w:t>
      </w:r>
      <w:r w:rsidRPr="64F83212" w:rsidR="31482D6B">
        <w:rPr>
          <w:rFonts w:eastAsiaTheme="minorEastAsia"/>
          <w:lang w:val="en-US"/>
        </w:rPr>
        <w:t xml:space="preserve">(academic) </w:t>
      </w:r>
      <w:r w:rsidRPr="64F83212">
        <w:rPr>
          <w:rFonts w:eastAsiaTheme="minorEastAsia"/>
          <w:lang w:val="en-US"/>
        </w:rPr>
        <w:t>literature</w:t>
      </w:r>
      <w:r w:rsidRPr="64F83212" w:rsidR="0FBA843A">
        <w:rPr>
          <w:rFonts w:eastAsiaTheme="minorEastAsia"/>
          <w:lang w:val="en-US"/>
        </w:rPr>
        <w:t xml:space="preserve"> and theory</w:t>
      </w:r>
      <w:r w:rsidRPr="64F83212">
        <w:rPr>
          <w:rFonts w:eastAsiaTheme="minorEastAsia"/>
          <w:lang w:val="en-US"/>
        </w:rPr>
        <w:t xml:space="preserve"> </w:t>
      </w:r>
    </w:p>
    <w:p w:rsidR="1B28B5DD" w:rsidP="00803815" w:rsidRDefault="1B28B5DD" w14:paraId="624159CF" w14:textId="4FDDC944">
      <w:pPr>
        <w:pStyle w:val="ListParagraph"/>
        <w:numPr>
          <w:ilvl w:val="0"/>
          <w:numId w:val="1"/>
        </w:numPr>
        <w:spacing w:line="276" w:lineRule="atLeast"/>
        <w:rPr>
          <w:lang w:val="en-US"/>
        </w:rPr>
      </w:pPr>
      <w:r w:rsidRPr="64F83212">
        <w:rPr>
          <w:rFonts w:eastAsiaTheme="minorEastAsia"/>
          <w:lang w:val="en-US"/>
        </w:rPr>
        <w:t>Use proper English language, structured and functional layout and properly use references according to APA style</w:t>
      </w:r>
    </w:p>
    <w:p w:rsidR="00BB43DD" w:rsidP="16335D75" w:rsidRDefault="00BB43DD" w14:paraId="32880FE6" w14:textId="34DC734A">
      <w:pPr>
        <w:spacing w:before="40" w:line="276" w:lineRule="atLeast"/>
        <w:rPr>
          <w:rFonts w:eastAsiaTheme="minorEastAsia"/>
          <w:lang w:val="en-US"/>
        </w:rPr>
      </w:pPr>
    </w:p>
    <w:p w:rsidR="00BB43DD" w:rsidP="094155E2" w:rsidRDefault="46975811" w14:paraId="4F9090DA" w14:textId="10F0ACFD">
      <w:pPr>
        <w:pStyle w:val="Heading2"/>
      </w:pPr>
      <w:bookmarkStart w:name="_Toc72233251" w:id="23"/>
      <w:r>
        <w:t>Deliverable(s)</w:t>
      </w:r>
      <w:bookmarkEnd w:id="23"/>
    </w:p>
    <w:p w:rsidR="16335D75" w:rsidP="16335D75" w:rsidRDefault="16335D75" w14:paraId="6170A109" w14:textId="71DA22C7">
      <w:pPr>
        <w:rPr>
          <w:szCs w:val="18"/>
        </w:rPr>
      </w:pPr>
    </w:p>
    <w:p w:rsidR="00BB43DD" w:rsidP="00803815" w:rsidRDefault="09904056" w14:paraId="496106A4" w14:textId="43E77DD9">
      <w:pPr>
        <w:pStyle w:val="ListParagraph"/>
        <w:numPr>
          <w:ilvl w:val="0"/>
          <w:numId w:val="2"/>
        </w:numPr>
        <w:spacing w:line="276" w:lineRule="atLeast"/>
        <w:rPr>
          <w:rFonts w:eastAsiaTheme="minorEastAsia"/>
          <w:color w:val="000000" w:themeColor="text1"/>
          <w:lang w:val="en-US"/>
        </w:rPr>
      </w:pPr>
      <w:r w:rsidRPr="64F83212">
        <w:rPr>
          <w:rFonts w:eastAsiaTheme="minorEastAsia"/>
          <w:color w:val="000000" w:themeColor="text1"/>
          <w:lang w:val="en-US"/>
        </w:rPr>
        <w:t xml:space="preserve">Formative: </w:t>
      </w:r>
      <w:r w:rsidRPr="64F83212" w:rsidR="6353D5CE">
        <w:rPr>
          <w:rFonts w:eastAsiaTheme="minorEastAsia"/>
          <w:color w:val="000000" w:themeColor="text1"/>
          <w:lang w:val="en-US"/>
        </w:rPr>
        <w:t>Presentation</w:t>
      </w:r>
      <w:r w:rsidRPr="64F83212">
        <w:rPr>
          <w:rFonts w:eastAsiaTheme="minorEastAsia"/>
          <w:color w:val="000000" w:themeColor="text1"/>
          <w:lang w:val="en-US"/>
        </w:rPr>
        <w:t>: cite its dominant AI theme(s), and outline the review</w:t>
      </w:r>
    </w:p>
    <w:p w:rsidR="00BB43DD" w:rsidP="00803815" w:rsidRDefault="09904056" w14:paraId="11E83E11" w14:textId="5D5C4284">
      <w:pPr>
        <w:pStyle w:val="ListParagraph"/>
        <w:numPr>
          <w:ilvl w:val="0"/>
          <w:numId w:val="2"/>
        </w:numPr>
        <w:spacing w:before="40" w:line="276" w:lineRule="atLeast"/>
        <w:rPr>
          <w:rFonts w:eastAsiaTheme="minorEastAsia"/>
          <w:color w:val="000000" w:themeColor="text1"/>
          <w:szCs w:val="18"/>
          <w:lang w:val="en-US"/>
        </w:rPr>
      </w:pPr>
      <w:r w:rsidRPr="26037A24">
        <w:rPr>
          <w:rFonts w:eastAsiaTheme="minorEastAsia"/>
          <w:color w:val="000000" w:themeColor="text1"/>
          <w:szCs w:val="18"/>
          <w:lang w:val="en-US"/>
        </w:rPr>
        <w:t>Summative: Report on AI and Science Fiction</w:t>
      </w:r>
    </w:p>
    <w:p w:rsidR="00BB43DD" w:rsidP="64F83212" w:rsidRDefault="00BB43DD" w14:paraId="1E143BBC" w14:textId="5BC4B18C">
      <w:pPr>
        <w:spacing w:line="276" w:lineRule="atLeast"/>
        <w:rPr>
          <w:rFonts w:eastAsiaTheme="minorEastAsia"/>
          <w:color w:val="000000" w:themeColor="text1"/>
          <w:szCs w:val="18"/>
          <w:lang w:val="en-US"/>
        </w:rPr>
      </w:pPr>
    </w:p>
    <w:p w:rsidR="00BB43DD" w:rsidP="094155E2" w:rsidRDefault="286D729F" w14:paraId="49CC84A4" w14:textId="3EE0F693">
      <w:pPr>
        <w:pStyle w:val="Heading2"/>
      </w:pPr>
      <w:bookmarkStart w:name="_Toc72233252" w:id="24"/>
      <w:r>
        <w:t>References</w:t>
      </w:r>
      <w:bookmarkEnd w:id="24"/>
    </w:p>
    <w:p w:rsidR="00205700" w:rsidP="00205700" w:rsidRDefault="00205700" w14:paraId="4DB38914" w14:textId="77777777"/>
    <w:p w:rsidR="00205700" w:rsidP="00205700" w:rsidRDefault="00205700" w14:paraId="11072DC2" w14:textId="77777777"/>
    <w:p w:rsidR="00205700" w:rsidP="00205700" w:rsidRDefault="00205700" w14:paraId="265EB0B1" w14:textId="77777777"/>
    <w:p w:rsidR="00205700" w:rsidP="00205700" w:rsidRDefault="00205700" w14:paraId="39381993" w14:textId="77777777"/>
    <w:p w:rsidR="00205700" w:rsidP="00205700" w:rsidRDefault="00205700" w14:paraId="25E743BC" w14:textId="77777777"/>
    <w:p w:rsidR="00205700" w:rsidP="00205700" w:rsidRDefault="00205700" w14:paraId="4D603B1C" w14:textId="77777777"/>
    <w:p w:rsidR="00205700" w:rsidP="00205700" w:rsidRDefault="00205700" w14:paraId="2EF4DE04" w14:textId="77777777"/>
    <w:p w:rsidR="00205700" w:rsidP="00205700" w:rsidRDefault="00205700" w14:paraId="34123D3C" w14:textId="77777777"/>
    <w:p w:rsidR="00205700" w:rsidP="00205700" w:rsidRDefault="00205700" w14:paraId="7C6A0A99" w14:textId="77777777"/>
    <w:p w:rsidR="00205700" w:rsidP="00205700" w:rsidRDefault="00205700" w14:paraId="44C65D8F" w14:textId="77777777"/>
    <w:p w:rsidR="00205700" w:rsidP="00205700" w:rsidRDefault="00205700" w14:paraId="0A49AA18" w14:textId="77777777"/>
    <w:p w:rsidR="00205700" w:rsidP="00205700" w:rsidRDefault="00205700" w14:paraId="1A4F03FB" w14:textId="77777777"/>
    <w:p w:rsidR="00205700" w:rsidP="00205700" w:rsidRDefault="00205700" w14:paraId="5225230B" w14:textId="77777777"/>
    <w:p w:rsidR="00205700" w:rsidP="00205700" w:rsidRDefault="00205700" w14:paraId="1E4B577A" w14:textId="77777777"/>
    <w:p w:rsidR="00205700" w:rsidP="00205700" w:rsidRDefault="00205700" w14:paraId="05B25357" w14:textId="77777777"/>
    <w:p w:rsidR="00205700" w:rsidP="00205700" w:rsidRDefault="00205700" w14:paraId="7008DDAF" w14:textId="77777777"/>
    <w:p w:rsidR="00205700" w:rsidP="00205700" w:rsidRDefault="00205700" w14:paraId="7611B1DD" w14:textId="77777777"/>
    <w:p w:rsidR="00205700" w:rsidP="00205700" w:rsidRDefault="00205700" w14:paraId="1391AE6D" w14:textId="77777777"/>
    <w:p w:rsidR="00205700" w:rsidP="00205700" w:rsidRDefault="00205700" w14:paraId="04DA9246" w14:textId="77777777"/>
    <w:p w:rsidR="00205700" w:rsidP="00205700" w:rsidRDefault="00205700" w14:paraId="038B1C84" w14:textId="77777777"/>
    <w:p w:rsidR="00205700" w:rsidP="00205700" w:rsidRDefault="00205700" w14:paraId="589556CB" w14:textId="77777777"/>
    <w:p w:rsidR="00205700" w:rsidP="00205700" w:rsidRDefault="00205700" w14:paraId="3CFD2504" w14:textId="77777777"/>
    <w:p w:rsidR="00205700" w:rsidP="00205700" w:rsidRDefault="00205700" w14:paraId="653E2D73" w14:textId="77777777"/>
    <w:p w:rsidR="00736D64" w:rsidP="26037A24" w:rsidRDefault="00736D64" w14:paraId="568AB466" w14:textId="3258A494">
      <w:pPr>
        <w:pStyle w:val="Heading1"/>
        <w:rPr>
          <w:rFonts w:ascii="Open Sans" w:hAnsi="Open Sans" w:eastAsia="Times New Roman" w:cs="Open Sans"/>
          <w:lang w:val="en-US"/>
        </w:rPr>
      </w:pPr>
      <w:bookmarkStart w:name="_Toc72233253" w:id="25"/>
      <w:r>
        <w:rPr>
          <w:shd w:val="clear" w:color="auto" w:fill="FFFFFF"/>
        </w:rPr>
        <w:t>Creative Brief II –</w:t>
      </w:r>
      <w:r w:rsidR="00801E07">
        <w:rPr>
          <w:shd w:val="clear" w:color="auto" w:fill="FFFFFF"/>
        </w:rPr>
        <w:t xml:space="preserve"> Poster: </w:t>
      </w:r>
      <w:r w:rsidR="00770E13">
        <w:rPr>
          <w:shd w:val="clear" w:color="auto" w:fill="FFFFFF"/>
        </w:rPr>
        <w:t>Our world in data</w:t>
      </w:r>
      <w:bookmarkEnd w:id="25"/>
      <w:r w:rsidRPr="26037A24">
        <w:rPr>
          <w:rFonts w:ascii="Open Sans" w:hAnsi="Open Sans" w:eastAsia="Times New Roman" w:cs="Open Sans"/>
          <w:lang w:val="en-US"/>
        </w:rPr>
        <w:t> </w:t>
      </w:r>
    </w:p>
    <w:p w:rsidRPr="001B04CC" w:rsidR="00CF6ACD" w:rsidP="00A110E6" w:rsidRDefault="00FC7B96" w14:paraId="323CB3EA" w14:textId="6C0E83E8">
      <w:pPr>
        <w:pStyle w:val="Heading2"/>
        <w:rPr>
          <w:lang w:val="en-US"/>
        </w:rPr>
      </w:pPr>
      <w:bookmarkStart w:name="_Toc72233254" w:id="26"/>
      <w:r w:rsidRPr="001B04CC">
        <w:rPr>
          <w:lang w:val="en-US"/>
        </w:rPr>
        <w:t>Time</w:t>
      </w:r>
      <w:r w:rsidRPr="001B04CC" w:rsidR="00CF6ACD">
        <w:rPr>
          <w:lang w:val="en-US"/>
        </w:rPr>
        <w:t>line</w:t>
      </w:r>
      <w:bookmarkEnd w:id="26"/>
    </w:p>
    <w:p w:rsidR="00C24556" w:rsidP="00C24556" w:rsidRDefault="00C24556" w14:paraId="2EE3C037" w14:textId="56215F01">
      <w:pPr>
        <w:pStyle w:val="Heading3"/>
        <w:rPr>
          <w:lang w:val="en-US"/>
        </w:rPr>
      </w:pPr>
      <w:bookmarkStart w:name="_Toc72233255" w:id="27"/>
      <w:r>
        <w:rPr>
          <w:lang w:val="en-US"/>
        </w:rPr>
        <w:t>Week 3</w:t>
      </w:r>
      <w:bookmarkEnd w:id="27"/>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305"/>
        <w:gridCol w:w="1305"/>
        <w:gridCol w:w="1305"/>
        <w:gridCol w:w="1290"/>
        <w:gridCol w:w="1290"/>
        <w:gridCol w:w="1305"/>
        <w:gridCol w:w="1320"/>
        <w:gridCol w:w="1290"/>
      </w:tblGrid>
      <w:tr w:rsidRPr="009837B6" w:rsidR="009837B6" w:rsidTr="009837B6" w14:paraId="767A7FB5" w14:textId="77777777">
        <w:tc>
          <w:tcPr>
            <w:tcW w:w="1305" w:type="dxa"/>
            <w:tcBorders>
              <w:top w:val="single" w:color="auto" w:sz="6" w:space="0"/>
              <w:left w:val="single" w:color="auto" w:sz="6" w:space="0"/>
              <w:bottom w:val="single" w:color="auto" w:sz="6" w:space="0"/>
              <w:right w:val="single" w:color="auto" w:sz="6" w:space="0"/>
            </w:tcBorders>
            <w:shd w:val="clear" w:color="auto" w:fill="auto"/>
            <w:hideMark/>
          </w:tcPr>
          <w:p w:rsidRPr="009837B6" w:rsidR="009837B6" w:rsidP="009837B6" w:rsidRDefault="009837B6" w14:paraId="0B4792BB" w14:textId="77777777">
            <w:pPr>
              <w:spacing w:line="240" w:lineRule="auto"/>
              <w:jc w:val="center"/>
              <w:textAlignment w:val="baseline"/>
              <w:rPr>
                <w:rFonts w:ascii="Segoe UI" w:hAnsi="Segoe UI" w:eastAsia="Times New Roman" w:cs="Segoe UI"/>
                <w:szCs w:val="18"/>
                <w:lang w:val="en-US"/>
              </w:rPr>
            </w:pPr>
            <w:r w:rsidRPr="009837B6">
              <w:rPr>
                <w:rFonts w:ascii="Open Sans" w:hAnsi="Open Sans" w:eastAsia="Times New Roman" w:cs="Open Sans"/>
                <w:color w:val="FF0000"/>
                <w:sz w:val="19"/>
                <w:szCs w:val="19"/>
              </w:rPr>
              <w:t>Day/Time</w:t>
            </w:r>
            <w:r w:rsidRPr="009837B6">
              <w:rPr>
                <w:rFonts w:ascii="Open Sans" w:hAnsi="Open Sans" w:eastAsia="Times New Roman" w:cs="Open Sans"/>
                <w:color w:val="FF0000"/>
                <w:sz w:val="19"/>
                <w:szCs w:val="19"/>
                <w:lang w:val="en-US"/>
              </w:rPr>
              <w:t> </w:t>
            </w:r>
          </w:p>
        </w:tc>
        <w:tc>
          <w:tcPr>
            <w:tcW w:w="1305" w:type="dxa"/>
            <w:tcBorders>
              <w:top w:val="single" w:color="auto" w:sz="6" w:space="0"/>
              <w:left w:val="nil"/>
              <w:bottom w:val="single" w:color="auto" w:sz="6" w:space="0"/>
              <w:right w:val="single" w:color="auto" w:sz="6" w:space="0"/>
            </w:tcBorders>
            <w:shd w:val="clear" w:color="auto" w:fill="auto"/>
            <w:hideMark/>
          </w:tcPr>
          <w:p w:rsidRPr="009837B6" w:rsidR="009837B6" w:rsidP="009837B6" w:rsidRDefault="009837B6" w14:paraId="53D4B9F8" w14:textId="77777777">
            <w:pPr>
              <w:spacing w:line="240" w:lineRule="auto"/>
              <w:jc w:val="center"/>
              <w:textAlignment w:val="baseline"/>
              <w:rPr>
                <w:rFonts w:ascii="Segoe UI" w:hAnsi="Segoe UI" w:eastAsia="Times New Roman" w:cs="Segoe UI"/>
                <w:szCs w:val="18"/>
                <w:lang w:val="en-US"/>
              </w:rPr>
            </w:pPr>
            <w:r w:rsidRPr="009837B6">
              <w:rPr>
                <w:rFonts w:ascii="Open Sans" w:hAnsi="Open Sans" w:eastAsia="Times New Roman" w:cs="Open Sans"/>
                <w:color w:val="000000"/>
                <w:sz w:val="19"/>
                <w:szCs w:val="19"/>
              </w:rPr>
              <w:t>9-10</w:t>
            </w:r>
            <w:r w:rsidRPr="009837B6">
              <w:rPr>
                <w:rFonts w:ascii="Open Sans" w:hAnsi="Open Sans" w:eastAsia="Times New Roman" w:cs="Open Sans"/>
                <w:color w:val="000000"/>
                <w:sz w:val="19"/>
                <w:szCs w:val="19"/>
                <w:lang w:val="en-US"/>
              </w:rPr>
              <w:t> </w:t>
            </w:r>
          </w:p>
        </w:tc>
        <w:tc>
          <w:tcPr>
            <w:tcW w:w="1305" w:type="dxa"/>
            <w:tcBorders>
              <w:top w:val="single" w:color="auto" w:sz="6" w:space="0"/>
              <w:left w:val="nil"/>
              <w:bottom w:val="single" w:color="auto" w:sz="6" w:space="0"/>
              <w:right w:val="single" w:color="auto" w:sz="6" w:space="0"/>
            </w:tcBorders>
            <w:shd w:val="clear" w:color="auto" w:fill="auto"/>
            <w:hideMark/>
          </w:tcPr>
          <w:p w:rsidRPr="009837B6" w:rsidR="009837B6" w:rsidP="009837B6" w:rsidRDefault="009837B6" w14:paraId="22EF351D" w14:textId="77777777">
            <w:pPr>
              <w:spacing w:line="240" w:lineRule="auto"/>
              <w:jc w:val="center"/>
              <w:textAlignment w:val="baseline"/>
              <w:rPr>
                <w:rFonts w:ascii="Segoe UI" w:hAnsi="Segoe UI" w:eastAsia="Times New Roman" w:cs="Segoe UI"/>
                <w:szCs w:val="18"/>
                <w:lang w:val="en-US"/>
              </w:rPr>
            </w:pPr>
            <w:r w:rsidRPr="009837B6">
              <w:rPr>
                <w:rFonts w:ascii="Open Sans" w:hAnsi="Open Sans" w:eastAsia="Times New Roman" w:cs="Open Sans"/>
                <w:color w:val="000000"/>
                <w:sz w:val="19"/>
                <w:szCs w:val="19"/>
              </w:rPr>
              <w:t>10-11</w:t>
            </w:r>
            <w:r w:rsidRPr="009837B6">
              <w:rPr>
                <w:rFonts w:ascii="Open Sans" w:hAnsi="Open Sans" w:eastAsia="Times New Roman" w:cs="Open Sans"/>
                <w:color w:val="000000"/>
                <w:sz w:val="19"/>
                <w:szCs w:val="19"/>
                <w:lang w:val="en-US"/>
              </w:rPr>
              <w:t> </w:t>
            </w:r>
          </w:p>
        </w:tc>
        <w:tc>
          <w:tcPr>
            <w:tcW w:w="1290" w:type="dxa"/>
            <w:tcBorders>
              <w:top w:val="single" w:color="auto" w:sz="6" w:space="0"/>
              <w:left w:val="nil"/>
              <w:bottom w:val="single" w:color="auto" w:sz="6" w:space="0"/>
              <w:right w:val="single" w:color="auto" w:sz="6" w:space="0"/>
            </w:tcBorders>
            <w:shd w:val="clear" w:color="auto" w:fill="auto"/>
            <w:hideMark/>
          </w:tcPr>
          <w:p w:rsidRPr="009837B6" w:rsidR="009837B6" w:rsidP="009837B6" w:rsidRDefault="009837B6" w14:paraId="4DD56117" w14:textId="77777777">
            <w:pPr>
              <w:spacing w:line="240" w:lineRule="auto"/>
              <w:jc w:val="center"/>
              <w:textAlignment w:val="baseline"/>
              <w:rPr>
                <w:rFonts w:ascii="Segoe UI" w:hAnsi="Segoe UI" w:eastAsia="Times New Roman" w:cs="Segoe UI"/>
                <w:szCs w:val="18"/>
                <w:lang w:val="en-US"/>
              </w:rPr>
            </w:pPr>
            <w:r w:rsidRPr="009837B6">
              <w:rPr>
                <w:rFonts w:ascii="Open Sans" w:hAnsi="Open Sans" w:eastAsia="Times New Roman" w:cs="Open Sans"/>
                <w:color w:val="000000"/>
                <w:sz w:val="19"/>
                <w:szCs w:val="19"/>
              </w:rPr>
              <w:t>11-12</w:t>
            </w:r>
            <w:r w:rsidRPr="009837B6">
              <w:rPr>
                <w:rFonts w:ascii="Open Sans" w:hAnsi="Open Sans" w:eastAsia="Times New Roman" w:cs="Open Sans"/>
                <w:color w:val="000000"/>
                <w:sz w:val="19"/>
                <w:szCs w:val="19"/>
                <w:lang w:val="en-US"/>
              </w:rPr>
              <w:t> </w:t>
            </w:r>
          </w:p>
        </w:tc>
        <w:tc>
          <w:tcPr>
            <w:tcW w:w="1290" w:type="dxa"/>
            <w:tcBorders>
              <w:top w:val="single" w:color="auto" w:sz="6" w:space="0"/>
              <w:left w:val="nil"/>
              <w:bottom w:val="single" w:color="auto" w:sz="6" w:space="0"/>
              <w:right w:val="single" w:color="auto" w:sz="6" w:space="0"/>
            </w:tcBorders>
            <w:shd w:val="clear" w:color="auto" w:fill="auto"/>
            <w:hideMark/>
          </w:tcPr>
          <w:p w:rsidRPr="009837B6" w:rsidR="009837B6" w:rsidP="009837B6" w:rsidRDefault="009837B6" w14:paraId="0DFA9B1B" w14:textId="77777777">
            <w:pPr>
              <w:spacing w:line="240" w:lineRule="auto"/>
              <w:jc w:val="center"/>
              <w:textAlignment w:val="baseline"/>
              <w:rPr>
                <w:rFonts w:ascii="Segoe UI" w:hAnsi="Segoe UI" w:eastAsia="Times New Roman" w:cs="Segoe UI"/>
                <w:szCs w:val="18"/>
                <w:lang w:val="en-US"/>
              </w:rPr>
            </w:pPr>
            <w:r w:rsidRPr="009837B6">
              <w:rPr>
                <w:rFonts w:ascii="Open Sans" w:hAnsi="Open Sans" w:eastAsia="Times New Roman" w:cs="Open Sans"/>
                <w:color w:val="000000"/>
                <w:sz w:val="19"/>
                <w:szCs w:val="19"/>
              </w:rPr>
              <w:t>13-14</w:t>
            </w:r>
            <w:r w:rsidRPr="009837B6">
              <w:rPr>
                <w:rFonts w:ascii="Open Sans" w:hAnsi="Open Sans" w:eastAsia="Times New Roman" w:cs="Open Sans"/>
                <w:color w:val="000000"/>
                <w:sz w:val="19"/>
                <w:szCs w:val="19"/>
                <w:lang w:val="en-US"/>
              </w:rPr>
              <w:t> </w:t>
            </w:r>
          </w:p>
        </w:tc>
        <w:tc>
          <w:tcPr>
            <w:tcW w:w="1305" w:type="dxa"/>
            <w:tcBorders>
              <w:top w:val="single" w:color="auto" w:sz="6" w:space="0"/>
              <w:left w:val="nil"/>
              <w:bottom w:val="single" w:color="auto" w:sz="6" w:space="0"/>
              <w:right w:val="single" w:color="auto" w:sz="6" w:space="0"/>
            </w:tcBorders>
            <w:shd w:val="clear" w:color="auto" w:fill="auto"/>
            <w:hideMark/>
          </w:tcPr>
          <w:p w:rsidRPr="009837B6" w:rsidR="009837B6" w:rsidP="009837B6" w:rsidRDefault="009837B6" w14:paraId="621D15ED" w14:textId="77777777">
            <w:pPr>
              <w:spacing w:line="240" w:lineRule="auto"/>
              <w:jc w:val="center"/>
              <w:textAlignment w:val="baseline"/>
              <w:rPr>
                <w:rFonts w:ascii="Segoe UI" w:hAnsi="Segoe UI" w:eastAsia="Times New Roman" w:cs="Segoe UI"/>
                <w:szCs w:val="18"/>
                <w:lang w:val="en-US"/>
              </w:rPr>
            </w:pPr>
            <w:r w:rsidRPr="009837B6">
              <w:rPr>
                <w:rFonts w:ascii="Open Sans" w:hAnsi="Open Sans" w:eastAsia="Times New Roman" w:cs="Open Sans"/>
                <w:color w:val="000000"/>
                <w:sz w:val="19"/>
                <w:szCs w:val="19"/>
              </w:rPr>
              <w:t>14-15</w:t>
            </w:r>
            <w:r w:rsidRPr="009837B6">
              <w:rPr>
                <w:rFonts w:ascii="Open Sans" w:hAnsi="Open Sans" w:eastAsia="Times New Roman" w:cs="Open Sans"/>
                <w:color w:val="000000"/>
                <w:sz w:val="19"/>
                <w:szCs w:val="19"/>
                <w:lang w:val="en-US"/>
              </w:rPr>
              <w:t> </w:t>
            </w:r>
          </w:p>
        </w:tc>
        <w:tc>
          <w:tcPr>
            <w:tcW w:w="1305" w:type="dxa"/>
            <w:tcBorders>
              <w:top w:val="single" w:color="auto" w:sz="6" w:space="0"/>
              <w:left w:val="nil"/>
              <w:bottom w:val="single" w:color="auto" w:sz="6" w:space="0"/>
              <w:right w:val="single" w:color="auto" w:sz="6" w:space="0"/>
            </w:tcBorders>
            <w:shd w:val="clear" w:color="auto" w:fill="auto"/>
            <w:hideMark/>
          </w:tcPr>
          <w:p w:rsidRPr="009837B6" w:rsidR="009837B6" w:rsidP="009837B6" w:rsidRDefault="009837B6" w14:paraId="10DF0B01" w14:textId="77777777">
            <w:pPr>
              <w:spacing w:line="240" w:lineRule="auto"/>
              <w:jc w:val="center"/>
              <w:textAlignment w:val="baseline"/>
              <w:rPr>
                <w:rFonts w:ascii="Segoe UI" w:hAnsi="Segoe UI" w:eastAsia="Times New Roman" w:cs="Segoe UI"/>
                <w:szCs w:val="18"/>
                <w:lang w:val="en-US"/>
              </w:rPr>
            </w:pPr>
            <w:r w:rsidRPr="009837B6">
              <w:rPr>
                <w:rFonts w:ascii="Open Sans" w:hAnsi="Open Sans" w:eastAsia="Times New Roman" w:cs="Open Sans"/>
                <w:color w:val="000000"/>
                <w:sz w:val="19"/>
                <w:szCs w:val="19"/>
              </w:rPr>
              <w:t>15-16</w:t>
            </w:r>
            <w:r w:rsidRPr="009837B6">
              <w:rPr>
                <w:rFonts w:ascii="Open Sans" w:hAnsi="Open Sans" w:eastAsia="Times New Roman" w:cs="Open Sans"/>
                <w:color w:val="000000"/>
                <w:sz w:val="19"/>
                <w:szCs w:val="19"/>
                <w:lang w:val="en-US"/>
              </w:rPr>
              <w:t> </w:t>
            </w:r>
          </w:p>
        </w:tc>
        <w:tc>
          <w:tcPr>
            <w:tcW w:w="1290" w:type="dxa"/>
            <w:tcBorders>
              <w:top w:val="single" w:color="auto" w:sz="6" w:space="0"/>
              <w:left w:val="nil"/>
              <w:bottom w:val="single" w:color="auto" w:sz="6" w:space="0"/>
              <w:right w:val="single" w:color="auto" w:sz="6" w:space="0"/>
            </w:tcBorders>
            <w:shd w:val="clear" w:color="auto" w:fill="auto"/>
            <w:hideMark/>
          </w:tcPr>
          <w:p w:rsidRPr="009837B6" w:rsidR="009837B6" w:rsidP="009837B6" w:rsidRDefault="009837B6" w14:paraId="57B5DA09" w14:textId="77777777">
            <w:pPr>
              <w:spacing w:line="240" w:lineRule="auto"/>
              <w:jc w:val="center"/>
              <w:textAlignment w:val="baseline"/>
              <w:rPr>
                <w:rFonts w:ascii="Segoe UI" w:hAnsi="Segoe UI" w:eastAsia="Times New Roman" w:cs="Segoe UI"/>
                <w:szCs w:val="18"/>
                <w:lang w:val="en-US"/>
              </w:rPr>
            </w:pPr>
            <w:r w:rsidRPr="009837B6">
              <w:rPr>
                <w:rFonts w:ascii="Open Sans" w:hAnsi="Open Sans" w:eastAsia="Times New Roman" w:cs="Open Sans"/>
                <w:color w:val="000000"/>
                <w:sz w:val="19"/>
                <w:szCs w:val="19"/>
              </w:rPr>
              <w:t>16-17</w:t>
            </w:r>
            <w:r w:rsidRPr="009837B6">
              <w:rPr>
                <w:rFonts w:ascii="Open Sans" w:hAnsi="Open Sans" w:eastAsia="Times New Roman" w:cs="Open Sans"/>
                <w:color w:val="000000"/>
                <w:sz w:val="19"/>
                <w:szCs w:val="19"/>
                <w:lang w:val="en-US"/>
              </w:rPr>
              <w:t> </w:t>
            </w:r>
          </w:p>
        </w:tc>
      </w:tr>
      <w:tr w:rsidRPr="009837B6" w:rsidR="009837B6" w:rsidTr="009837B6" w14:paraId="3BE3D60D" w14:textId="77777777">
        <w:tc>
          <w:tcPr>
            <w:tcW w:w="1305" w:type="dxa"/>
            <w:tcBorders>
              <w:top w:val="nil"/>
              <w:left w:val="single" w:color="auto" w:sz="6" w:space="0"/>
              <w:bottom w:val="single" w:color="auto" w:sz="6" w:space="0"/>
              <w:right w:val="single" w:color="auto" w:sz="6" w:space="0"/>
            </w:tcBorders>
            <w:shd w:val="clear" w:color="auto" w:fill="E2EFD9"/>
            <w:hideMark/>
          </w:tcPr>
          <w:p w:rsidRPr="009837B6" w:rsidR="009837B6" w:rsidP="009837B6" w:rsidRDefault="009837B6" w14:paraId="548226EF" w14:textId="77777777">
            <w:pPr>
              <w:spacing w:line="240" w:lineRule="auto"/>
              <w:jc w:val="left"/>
              <w:textAlignment w:val="baseline"/>
              <w:rPr>
                <w:rFonts w:ascii="Segoe UI" w:hAnsi="Segoe UI" w:eastAsia="Times New Roman" w:cs="Segoe UI"/>
                <w:szCs w:val="18"/>
                <w:lang w:val="en-US"/>
              </w:rPr>
            </w:pPr>
            <w:r w:rsidRPr="009837B6">
              <w:rPr>
                <w:rFonts w:ascii="Open Sans" w:hAnsi="Open Sans" w:eastAsia="Times New Roman" w:cs="Open Sans"/>
                <w:color w:val="000000"/>
                <w:sz w:val="19"/>
                <w:szCs w:val="19"/>
              </w:rPr>
              <w:t>Monday</w:t>
            </w:r>
            <w:r w:rsidRPr="009837B6">
              <w:rPr>
                <w:rFonts w:ascii="Open Sans" w:hAnsi="Open Sans" w:eastAsia="Times New Roman" w:cs="Open Sans"/>
                <w:color w:val="000000"/>
                <w:sz w:val="19"/>
                <w:szCs w:val="19"/>
                <w:lang w:val="en-US"/>
              </w:rPr>
              <w:t> </w:t>
            </w:r>
          </w:p>
        </w:tc>
        <w:tc>
          <w:tcPr>
            <w:tcW w:w="7815" w:type="dxa"/>
            <w:gridSpan w:val="6"/>
            <w:tcBorders>
              <w:top w:val="nil"/>
              <w:left w:val="nil"/>
              <w:bottom w:val="single" w:color="auto" w:sz="6" w:space="0"/>
              <w:right w:val="single" w:color="auto" w:sz="6" w:space="0"/>
            </w:tcBorders>
            <w:shd w:val="clear" w:color="auto" w:fill="E2EFD9"/>
            <w:hideMark/>
          </w:tcPr>
          <w:p w:rsidRPr="009837B6" w:rsidR="009837B6" w:rsidP="00803815" w:rsidRDefault="009837B6" w14:paraId="201C731F" w14:textId="77777777">
            <w:pPr>
              <w:numPr>
                <w:ilvl w:val="0"/>
                <w:numId w:val="5"/>
              </w:numPr>
              <w:spacing w:line="240" w:lineRule="auto"/>
              <w:ind w:left="1080" w:firstLine="0"/>
              <w:textAlignment w:val="baseline"/>
              <w:rPr>
                <w:rFonts w:ascii="Open Sans" w:hAnsi="Open Sans" w:eastAsia="Times New Roman" w:cs="Open Sans"/>
                <w:sz w:val="19"/>
                <w:szCs w:val="19"/>
                <w:lang w:val="en-US"/>
              </w:rPr>
            </w:pPr>
            <w:r w:rsidRPr="009837B6">
              <w:rPr>
                <w:rFonts w:ascii="Open Sans" w:hAnsi="Open Sans" w:eastAsia="Times New Roman" w:cs="Open Sans"/>
                <w:color w:val="000000"/>
                <w:sz w:val="19"/>
                <w:szCs w:val="19"/>
              </w:rPr>
              <w:t>Introduction to DS (seeing the world in data, attributes)</w:t>
            </w:r>
            <w:r w:rsidRPr="009837B6">
              <w:rPr>
                <w:rFonts w:ascii="Open Sans" w:hAnsi="Open Sans" w:eastAsia="Times New Roman" w:cs="Open Sans"/>
                <w:color w:val="000000"/>
                <w:sz w:val="19"/>
                <w:szCs w:val="19"/>
                <w:lang w:val="en-US"/>
              </w:rPr>
              <w:t> </w:t>
            </w:r>
          </w:p>
          <w:p w:rsidRPr="009837B6" w:rsidR="009837B6" w:rsidP="00803815" w:rsidRDefault="009837B6" w14:paraId="7E792CFF" w14:textId="53DA5472">
            <w:pPr>
              <w:numPr>
                <w:ilvl w:val="0"/>
                <w:numId w:val="6"/>
              </w:numPr>
              <w:spacing w:line="240" w:lineRule="auto"/>
              <w:ind w:left="1080" w:firstLine="0"/>
              <w:textAlignment w:val="baseline"/>
              <w:rPr>
                <w:rFonts w:ascii="Open Sans" w:hAnsi="Open Sans" w:eastAsia="Times New Roman" w:cs="Open Sans"/>
                <w:sz w:val="19"/>
                <w:szCs w:val="19"/>
                <w:lang w:val="en-US"/>
              </w:rPr>
            </w:pPr>
            <w:r w:rsidRPr="009837B6">
              <w:rPr>
                <w:rFonts w:ascii="Open Sans" w:hAnsi="Open Sans" w:eastAsia="Times New Roman" w:cs="Open Sans"/>
                <w:color w:val="000000"/>
                <w:sz w:val="19"/>
                <w:szCs w:val="19"/>
              </w:rPr>
              <w:t>Interactive Workshop</w:t>
            </w:r>
            <w:r w:rsidR="00AE7985">
              <w:rPr>
                <w:rFonts w:ascii="Open Sans" w:hAnsi="Open Sans" w:eastAsia="Times New Roman" w:cs="Open Sans"/>
                <w:color w:val="000000"/>
                <w:sz w:val="19"/>
                <w:szCs w:val="19"/>
              </w:rPr>
              <w:t xml:space="preserve"> </w:t>
            </w:r>
            <w:r w:rsidR="0097700C">
              <w:rPr>
                <w:rFonts w:ascii="Open Sans" w:hAnsi="Open Sans" w:eastAsia="Times New Roman" w:cs="Open Sans"/>
                <w:color w:val="000000"/>
                <w:sz w:val="19"/>
                <w:szCs w:val="19"/>
              </w:rPr>
              <w:t>and introduction to</w:t>
            </w:r>
            <w:r w:rsidR="00AE7985">
              <w:rPr>
                <w:rFonts w:ascii="Open Sans" w:hAnsi="Open Sans" w:eastAsia="Times New Roman" w:cs="Open Sans"/>
                <w:color w:val="000000"/>
                <w:sz w:val="19"/>
                <w:szCs w:val="19"/>
              </w:rPr>
              <w:t xml:space="preserve"> R</w:t>
            </w:r>
            <w:r w:rsidR="0097700C">
              <w:rPr>
                <w:rFonts w:ascii="Open Sans" w:hAnsi="Open Sans" w:eastAsia="Times New Roman" w:cs="Open Sans"/>
                <w:color w:val="000000"/>
                <w:sz w:val="19"/>
                <w:szCs w:val="19"/>
              </w:rPr>
              <w:t xml:space="preserve"> using</w:t>
            </w:r>
            <w:r w:rsidR="00AE7985">
              <w:rPr>
                <w:rFonts w:ascii="Open Sans" w:hAnsi="Open Sans" w:eastAsia="Times New Roman" w:cs="Open Sans"/>
                <w:color w:val="000000"/>
                <w:sz w:val="19"/>
                <w:szCs w:val="19"/>
              </w:rPr>
              <w:t xml:space="preserve"> </w:t>
            </w:r>
            <w:r w:rsidR="0097700C">
              <w:rPr>
                <w:rFonts w:ascii="Open Sans" w:hAnsi="Open Sans" w:eastAsia="Times New Roman" w:cs="Open Sans"/>
                <w:color w:val="000000"/>
                <w:sz w:val="19"/>
                <w:szCs w:val="19"/>
              </w:rPr>
              <w:t>swirl.</w:t>
            </w:r>
            <w:r w:rsidRPr="009837B6">
              <w:rPr>
                <w:rFonts w:ascii="Open Sans" w:hAnsi="Open Sans" w:eastAsia="Times New Roman" w:cs="Open Sans"/>
                <w:color w:val="000000"/>
                <w:sz w:val="19"/>
                <w:szCs w:val="19"/>
                <w:lang w:val="en-US"/>
              </w:rPr>
              <w:t> </w:t>
            </w:r>
          </w:p>
          <w:p w:rsidRPr="009837B6" w:rsidR="009837B6" w:rsidP="00803815" w:rsidRDefault="009837B6" w14:paraId="09C03072" w14:textId="77777777">
            <w:pPr>
              <w:numPr>
                <w:ilvl w:val="0"/>
                <w:numId w:val="7"/>
              </w:numPr>
              <w:spacing w:line="240" w:lineRule="auto"/>
              <w:ind w:left="1080" w:firstLine="0"/>
              <w:textAlignment w:val="baseline"/>
              <w:rPr>
                <w:rFonts w:ascii="Open Sans" w:hAnsi="Open Sans" w:eastAsia="Times New Roman" w:cs="Open Sans"/>
                <w:sz w:val="19"/>
                <w:szCs w:val="19"/>
                <w:lang w:val="en-US"/>
              </w:rPr>
            </w:pPr>
            <w:r w:rsidRPr="009837B6">
              <w:rPr>
                <w:rFonts w:ascii="Open Sans" w:hAnsi="Open Sans" w:eastAsia="Times New Roman" w:cs="Open Sans"/>
                <w:color w:val="000000"/>
                <w:sz w:val="19"/>
                <w:szCs w:val="19"/>
              </w:rPr>
              <w:t>Interactive Mock Assessment</w:t>
            </w:r>
            <w:r w:rsidRPr="009837B6">
              <w:rPr>
                <w:rFonts w:ascii="Open Sans" w:hAnsi="Open Sans" w:eastAsia="Times New Roman" w:cs="Open Sans"/>
                <w:color w:val="000000"/>
                <w:sz w:val="19"/>
                <w:szCs w:val="19"/>
                <w:lang w:val="en-US"/>
              </w:rPr>
              <w:t> </w:t>
            </w:r>
          </w:p>
        </w:tc>
        <w:tc>
          <w:tcPr>
            <w:tcW w:w="1290" w:type="dxa"/>
            <w:tcBorders>
              <w:top w:val="nil"/>
              <w:left w:val="nil"/>
              <w:bottom w:val="single" w:color="auto" w:sz="6" w:space="0"/>
              <w:right w:val="single" w:color="auto" w:sz="6" w:space="0"/>
            </w:tcBorders>
            <w:shd w:val="clear" w:color="auto" w:fill="E2EFD9"/>
            <w:hideMark/>
          </w:tcPr>
          <w:p w:rsidRPr="009837B6" w:rsidR="009837B6" w:rsidP="009837B6" w:rsidRDefault="009837B6" w14:paraId="2D0F37FE" w14:textId="77777777">
            <w:pPr>
              <w:spacing w:line="240" w:lineRule="auto"/>
              <w:jc w:val="center"/>
              <w:textAlignment w:val="baseline"/>
              <w:rPr>
                <w:rFonts w:ascii="Segoe UI" w:hAnsi="Segoe UI" w:eastAsia="Times New Roman" w:cs="Segoe UI"/>
                <w:szCs w:val="18"/>
                <w:lang w:val="en-US"/>
              </w:rPr>
            </w:pPr>
            <w:r w:rsidRPr="009837B6">
              <w:rPr>
                <w:rFonts w:ascii="Open Sans" w:hAnsi="Open Sans" w:eastAsia="Times New Roman" w:cs="Open Sans"/>
                <w:color w:val="000000"/>
                <w:sz w:val="19"/>
                <w:szCs w:val="19"/>
              </w:rPr>
              <w:t>Q&amp;A and day recap</w:t>
            </w:r>
            <w:r w:rsidRPr="009837B6">
              <w:rPr>
                <w:rFonts w:ascii="Open Sans" w:hAnsi="Open Sans" w:eastAsia="Times New Roman" w:cs="Open Sans"/>
                <w:color w:val="000000"/>
                <w:sz w:val="19"/>
                <w:szCs w:val="19"/>
                <w:lang w:val="en-US"/>
              </w:rPr>
              <w:t> </w:t>
            </w:r>
          </w:p>
        </w:tc>
      </w:tr>
      <w:tr w:rsidRPr="009837B6" w:rsidR="009837B6" w:rsidTr="009837B6" w14:paraId="3002191C" w14:textId="77777777">
        <w:tc>
          <w:tcPr>
            <w:tcW w:w="1305" w:type="dxa"/>
            <w:tcBorders>
              <w:top w:val="nil"/>
              <w:left w:val="single" w:color="auto" w:sz="6" w:space="0"/>
              <w:bottom w:val="single" w:color="auto" w:sz="6" w:space="0"/>
              <w:right w:val="single" w:color="auto" w:sz="6" w:space="0"/>
            </w:tcBorders>
            <w:shd w:val="clear" w:color="auto" w:fill="FFF2CC"/>
            <w:hideMark/>
          </w:tcPr>
          <w:p w:rsidRPr="009837B6" w:rsidR="009837B6" w:rsidP="009837B6" w:rsidRDefault="009837B6" w14:paraId="2E979534" w14:textId="77777777">
            <w:pPr>
              <w:spacing w:line="240" w:lineRule="auto"/>
              <w:jc w:val="left"/>
              <w:textAlignment w:val="baseline"/>
              <w:rPr>
                <w:rFonts w:ascii="Segoe UI" w:hAnsi="Segoe UI" w:eastAsia="Times New Roman" w:cs="Segoe UI"/>
                <w:szCs w:val="18"/>
                <w:lang w:val="en-US"/>
              </w:rPr>
            </w:pPr>
            <w:r w:rsidRPr="009837B6">
              <w:rPr>
                <w:rFonts w:ascii="Open Sans" w:hAnsi="Open Sans" w:eastAsia="Times New Roman" w:cs="Open Sans"/>
                <w:color w:val="000000"/>
                <w:sz w:val="19"/>
                <w:szCs w:val="19"/>
              </w:rPr>
              <w:t>Tuesday</w:t>
            </w:r>
            <w:r w:rsidRPr="009837B6">
              <w:rPr>
                <w:rFonts w:ascii="Open Sans" w:hAnsi="Open Sans" w:eastAsia="Times New Roman" w:cs="Open Sans"/>
                <w:color w:val="000000"/>
                <w:sz w:val="19"/>
                <w:szCs w:val="19"/>
                <w:lang w:val="en-US"/>
              </w:rPr>
              <w:t> </w:t>
            </w:r>
          </w:p>
        </w:tc>
        <w:tc>
          <w:tcPr>
            <w:tcW w:w="7815" w:type="dxa"/>
            <w:gridSpan w:val="6"/>
            <w:tcBorders>
              <w:top w:val="nil"/>
              <w:left w:val="nil"/>
              <w:bottom w:val="single" w:color="auto" w:sz="6" w:space="0"/>
              <w:right w:val="single" w:color="auto" w:sz="6" w:space="0"/>
            </w:tcBorders>
            <w:shd w:val="clear" w:color="auto" w:fill="FFF2CC"/>
            <w:hideMark/>
          </w:tcPr>
          <w:p w:rsidRPr="00D734EF" w:rsidR="009837B6" w:rsidP="00D734EF" w:rsidRDefault="009837B6" w14:paraId="0843B5A0" w14:textId="17B3958E">
            <w:pPr>
              <w:spacing w:line="240" w:lineRule="auto"/>
              <w:jc w:val="center"/>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DataLab 00: Introduction.</w:t>
            </w:r>
          </w:p>
          <w:p w:rsidRPr="00C90E0C" w:rsidR="009837B6" w:rsidP="00D238F5" w:rsidRDefault="009837B6" w14:paraId="289B646A" w14:textId="5F7D14B8">
            <w:pPr>
              <w:spacing w:line="240" w:lineRule="auto"/>
              <w:jc w:val="center"/>
              <w:textAlignment w:val="baseline"/>
              <w:rPr>
                <w:rFonts w:ascii="Segoe UI" w:hAnsi="Segoe UI" w:eastAsia="Times New Roman" w:cs="Segoe UI"/>
                <w:szCs w:val="18"/>
                <w:lang w:val="en-US"/>
              </w:rPr>
            </w:pPr>
            <w:r w:rsidRPr="00C90E0C">
              <w:rPr>
                <w:rFonts w:ascii="Open Sans" w:hAnsi="Open Sans" w:eastAsia="Times New Roman" w:cs="Open Sans"/>
                <w:color w:val="000000"/>
                <w:szCs w:val="18"/>
              </w:rPr>
              <w:t>Choose SDG indicator (</w:t>
            </w:r>
            <w:hyperlink w:tgtFrame="_blank" w:history="1" r:id="rId17">
              <w:r w:rsidRPr="00C90E0C">
                <w:rPr>
                  <w:rFonts w:ascii="Open Sans" w:hAnsi="Open Sans" w:eastAsia="Times New Roman" w:cs="Open Sans"/>
                  <w:color w:val="0563C1"/>
                  <w:szCs w:val="18"/>
                  <w:u w:val="single"/>
                </w:rPr>
                <w:t>https://sdg-tracker.org/</w:t>
              </w:r>
            </w:hyperlink>
            <w:r w:rsidRPr="00C90E0C">
              <w:rPr>
                <w:rFonts w:ascii="Open Sans" w:hAnsi="Open Sans" w:eastAsia="Times New Roman" w:cs="Open Sans"/>
                <w:color w:val="000000"/>
                <w:szCs w:val="18"/>
              </w:rPr>
              <w:t> ), create problem statement and setup introduction</w:t>
            </w:r>
          </w:p>
          <w:p w:rsidRPr="009837B6" w:rsidR="009837B6" w:rsidP="00D734EF" w:rsidRDefault="009837B6" w14:paraId="6C67ED34" w14:textId="20A561F2">
            <w:pPr>
              <w:spacing w:line="240" w:lineRule="auto"/>
              <w:ind w:firstLine="45"/>
              <w:jc w:val="left"/>
              <w:textAlignment w:val="baseline"/>
              <w:rPr>
                <w:rFonts w:ascii="Segoe UI" w:hAnsi="Segoe UI" w:eastAsia="Times New Roman" w:cs="Segoe UI"/>
                <w:szCs w:val="18"/>
                <w:lang w:val="en-US"/>
              </w:rPr>
            </w:pPr>
          </w:p>
        </w:tc>
        <w:tc>
          <w:tcPr>
            <w:tcW w:w="1290" w:type="dxa"/>
            <w:tcBorders>
              <w:top w:val="nil"/>
              <w:left w:val="nil"/>
              <w:bottom w:val="single" w:color="auto" w:sz="6" w:space="0"/>
              <w:right w:val="single" w:color="auto" w:sz="6" w:space="0"/>
            </w:tcBorders>
            <w:shd w:val="clear" w:color="auto" w:fill="D7EFF9"/>
            <w:hideMark/>
          </w:tcPr>
          <w:p w:rsidRPr="009837B6" w:rsidR="009837B6" w:rsidP="009837B6" w:rsidRDefault="009837B6" w14:paraId="6A03D4A8" w14:textId="77777777">
            <w:pPr>
              <w:spacing w:line="240" w:lineRule="auto"/>
              <w:jc w:val="center"/>
              <w:textAlignment w:val="baseline"/>
              <w:rPr>
                <w:rFonts w:ascii="Segoe UI" w:hAnsi="Segoe UI" w:eastAsia="Times New Roman" w:cs="Segoe UI"/>
                <w:szCs w:val="18"/>
                <w:lang w:val="en-US"/>
              </w:rPr>
            </w:pPr>
            <w:r w:rsidRPr="009837B6">
              <w:rPr>
                <w:rFonts w:ascii="Open Sans" w:hAnsi="Open Sans" w:eastAsia="Times New Roman" w:cs="Open Sans"/>
                <w:color w:val="000000"/>
                <w:sz w:val="19"/>
                <w:szCs w:val="19"/>
              </w:rPr>
              <w:t>Day reflection</w:t>
            </w:r>
            <w:r w:rsidRPr="009837B6">
              <w:rPr>
                <w:rFonts w:ascii="Open Sans" w:hAnsi="Open Sans" w:eastAsia="Times New Roman" w:cs="Open Sans"/>
                <w:color w:val="000000"/>
                <w:sz w:val="19"/>
                <w:szCs w:val="19"/>
                <w:lang w:val="en-US"/>
              </w:rPr>
              <w:t> </w:t>
            </w:r>
          </w:p>
        </w:tc>
      </w:tr>
      <w:tr w:rsidRPr="009837B6" w:rsidR="009837B6" w:rsidTr="009837B6" w14:paraId="47983A17" w14:textId="77777777">
        <w:tc>
          <w:tcPr>
            <w:tcW w:w="1305" w:type="dxa"/>
            <w:tcBorders>
              <w:top w:val="nil"/>
              <w:left w:val="single" w:color="auto" w:sz="6" w:space="0"/>
              <w:bottom w:val="single" w:color="auto" w:sz="6" w:space="0"/>
              <w:right w:val="single" w:color="auto" w:sz="6" w:space="0"/>
            </w:tcBorders>
            <w:shd w:val="clear" w:color="auto" w:fill="E2EFD9"/>
            <w:hideMark/>
          </w:tcPr>
          <w:p w:rsidRPr="009837B6" w:rsidR="009837B6" w:rsidP="009837B6" w:rsidRDefault="009837B6" w14:paraId="5B8A061C" w14:textId="77777777">
            <w:pPr>
              <w:spacing w:line="240" w:lineRule="auto"/>
              <w:jc w:val="left"/>
              <w:textAlignment w:val="baseline"/>
              <w:rPr>
                <w:rFonts w:ascii="Segoe UI" w:hAnsi="Segoe UI" w:eastAsia="Times New Roman" w:cs="Segoe UI"/>
                <w:szCs w:val="18"/>
                <w:lang w:val="en-US"/>
              </w:rPr>
            </w:pPr>
            <w:r w:rsidRPr="009837B6">
              <w:rPr>
                <w:rFonts w:ascii="Open Sans" w:hAnsi="Open Sans" w:eastAsia="Times New Roman" w:cs="Open Sans"/>
                <w:color w:val="000000"/>
                <w:sz w:val="19"/>
                <w:szCs w:val="19"/>
              </w:rPr>
              <w:t>Wednesday</w:t>
            </w:r>
            <w:r w:rsidRPr="009837B6">
              <w:rPr>
                <w:rFonts w:ascii="Open Sans" w:hAnsi="Open Sans" w:eastAsia="Times New Roman" w:cs="Open Sans"/>
                <w:color w:val="000000"/>
                <w:sz w:val="19"/>
                <w:szCs w:val="19"/>
                <w:lang w:val="en-US"/>
              </w:rPr>
              <w:t> </w:t>
            </w:r>
          </w:p>
        </w:tc>
        <w:tc>
          <w:tcPr>
            <w:tcW w:w="7815" w:type="dxa"/>
            <w:gridSpan w:val="6"/>
            <w:tcBorders>
              <w:top w:val="nil"/>
              <w:left w:val="nil"/>
              <w:bottom w:val="single" w:color="auto" w:sz="6" w:space="0"/>
              <w:right w:val="single" w:color="auto" w:sz="6" w:space="0"/>
            </w:tcBorders>
            <w:shd w:val="clear" w:color="auto" w:fill="E2EFD9"/>
            <w:hideMark/>
          </w:tcPr>
          <w:p w:rsidRPr="009837B6" w:rsidR="009837B6" w:rsidP="00803815" w:rsidRDefault="009837B6" w14:paraId="59195030" w14:textId="77777777">
            <w:pPr>
              <w:numPr>
                <w:ilvl w:val="0"/>
                <w:numId w:val="8"/>
              </w:numPr>
              <w:spacing w:line="240" w:lineRule="auto"/>
              <w:ind w:left="1080" w:firstLine="0"/>
              <w:jc w:val="left"/>
              <w:textAlignment w:val="baseline"/>
              <w:rPr>
                <w:rFonts w:ascii="Open Sans" w:hAnsi="Open Sans" w:eastAsia="Times New Roman" w:cs="Open Sans"/>
                <w:sz w:val="19"/>
                <w:szCs w:val="19"/>
                <w:lang w:val="en-US"/>
              </w:rPr>
            </w:pPr>
            <w:r w:rsidRPr="009837B6">
              <w:rPr>
                <w:rFonts w:ascii="Open Sans" w:hAnsi="Open Sans" w:eastAsia="Times New Roman" w:cs="Open Sans"/>
                <w:color w:val="000000"/>
                <w:sz w:val="19"/>
                <w:szCs w:val="19"/>
              </w:rPr>
              <w:t>Variables (data frames, continuous, nominal, ordinal etc.)</w:t>
            </w:r>
            <w:r w:rsidRPr="009837B6">
              <w:rPr>
                <w:rFonts w:ascii="Open Sans" w:hAnsi="Open Sans" w:eastAsia="Times New Roman" w:cs="Open Sans"/>
                <w:color w:val="000000"/>
                <w:sz w:val="19"/>
                <w:szCs w:val="19"/>
                <w:lang w:val="en-US"/>
              </w:rPr>
              <w:t> </w:t>
            </w:r>
          </w:p>
          <w:p w:rsidRPr="009837B6" w:rsidR="009837B6" w:rsidP="00803815" w:rsidRDefault="009837B6" w14:paraId="3B26307B" w14:textId="13858FD7">
            <w:pPr>
              <w:numPr>
                <w:ilvl w:val="0"/>
                <w:numId w:val="9"/>
              </w:numPr>
              <w:spacing w:line="240" w:lineRule="auto"/>
              <w:ind w:left="1080" w:firstLine="0"/>
              <w:jc w:val="left"/>
              <w:textAlignment w:val="baseline"/>
              <w:rPr>
                <w:rFonts w:ascii="Open Sans" w:hAnsi="Open Sans" w:eastAsia="Times New Roman" w:cs="Open Sans"/>
                <w:sz w:val="19"/>
                <w:szCs w:val="19"/>
                <w:lang w:val="en-US"/>
              </w:rPr>
            </w:pPr>
            <w:r w:rsidRPr="009837B6">
              <w:rPr>
                <w:rFonts w:ascii="Open Sans" w:hAnsi="Open Sans" w:eastAsia="Times New Roman" w:cs="Open Sans"/>
                <w:color w:val="000000"/>
                <w:sz w:val="19"/>
                <w:szCs w:val="19"/>
              </w:rPr>
              <w:t>Interactive Workshop</w:t>
            </w:r>
            <w:r w:rsidRPr="009837B6">
              <w:rPr>
                <w:rFonts w:ascii="Open Sans" w:hAnsi="Open Sans" w:eastAsia="Times New Roman" w:cs="Open Sans"/>
                <w:color w:val="000000"/>
                <w:sz w:val="19"/>
                <w:szCs w:val="19"/>
                <w:lang w:val="en-US"/>
              </w:rPr>
              <w:t> </w:t>
            </w:r>
          </w:p>
          <w:p w:rsidRPr="009837B6" w:rsidR="009837B6" w:rsidP="00803815" w:rsidRDefault="009837B6" w14:paraId="0DB371AE" w14:textId="50ACE698">
            <w:pPr>
              <w:numPr>
                <w:ilvl w:val="0"/>
                <w:numId w:val="10"/>
              </w:numPr>
              <w:spacing w:line="240" w:lineRule="auto"/>
              <w:ind w:left="1080" w:firstLine="0"/>
              <w:jc w:val="left"/>
              <w:textAlignment w:val="baseline"/>
              <w:rPr>
                <w:rFonts w:ascii="Segoe UI" w:hAnsi="Segoe UI" w:eastAsia="Times New Roman" w:cs="Segoe UI"/>
                <w:szCs w:val="18"/>
                <w:lang w:val="en-US"/>
              </w:rPr>
            </w:pPr>
            <w:r w:rsidRPr="009837B6">
              <w:rPr>
                <w:rFonts w:ascii="Open Sans" w:hAnsi="Open Sans" w:eastAsia="Times New Roman" w:cs="Open Sans"/>
                <w:color w:val="000000"/>
                <w:sz w:val="19"/>
                <w:szCs w:val="19"/>
              </w:rPr>
              <w:t>Interactive Mock Assessment</w:t>
            </w:r>
            <w:r w:rsidRPr="009837B6">
              <w:rPr>
                <w:rFonts w:ascii="Open Sans" w:hAnsi="Open Sans" w:eastAsia="Times New Roman" w:cs="Open Sans"/>
                <w:color w:val="000000"/>
                <w:sz w:val="19"/>
                <w:szCs w:val="19"/>
                <w:lang w:val="en-US"/>
              </w:rPr>
              <w:t>  </w:t>
            </w:r>
          </w:p>
        </w:tc>
        <w:tc>
          <w:tcPr>
            <w:tcW w:w="1290" w:type="dxa"/>
            <w:tcBorders>
              <w:top w:val="nil"/>
              <w:left w:val="nil"/>
              <w:bottom w:val="single" w:color="auto" w:sz="6" w:space="0"/>
              <w:right w:val="single" w:color="auto" w:sz="6" w:space="0"/>
            </w:tcBorders>
            <w:shd w:val="clear" w:color="auto" w:fill="E2EFD9"/>
            <w:hideMark/>
          </w:tcPr>
          <w:p w:rsidRPr="009837B6" w:rsidR="009837B6" w:rsidP="009837B6" w:rsidRDefault="009837B6" w14:paraId="381CE55F" w14:textId="77777777">
            <w:pPr>
              <w:spacing w:line="240" w:lineRule="auto"/>
              <w:jc w:val="center"/>
              <w:textAlignment w:val="baseline"/>
              <w:rPr>
                <w:rFonts w:ascii="Segoe UI" w:hAnsi="Segoe UI" w:eastAsia="Times New Roman" w:cs="Segoe UI"/>
                <w:szCs w:val="18"/>
                <w:lang w:val="en-US"/>
              </w:rPr>
            </w:pPr>
            <w:r w:rsidRPr="009837B6">
              <w:rPr>
                <w:rFonts w:ascii="Open Sans" w:hAnsi="Open Sans" w:eastAsia="Times New Roman" w:cs="Open Sans"/>
                <w:color w:val="000000"/>
                <w:sz w:val="19"/>
                <w:szCs w:val="19"/>
              </w:rPr>
              <w:t>Q&amp;A and day recap</w:t>
            </w:r>
            <w:r w:rsidRPr="009837B6">
              <w:rPr>
                <w:rFonts w:ascii="Open Sans" w:hAnsi="Open Sans" w:eastAsia="Times New Roman" w:cs="Open Sans"/>
                <w:color w:val="000000"/>
                <w:sz w:val="19"/>
                <w:szCs w:val="19"/>
                <w:lang w:val="en-US"/>
              </w:rPr>
              <w:t> </w:t>
            </w:r>
          </w:p>
        </w:tc>
      </w:tr>
      <w:tr w:rsidRPr="009837B6" w:rsidR="009837B6" w:rsidTr="009837B6" w14:paraId="141A0471" w14:textId="77777777">
        <w:tc>
          <w:tcPr>
            <w:tcW w:w="1305" w:type="dxa"/>
            <w:tcBorders>
              <w:top w:val="nil"/>
              <w:left w:val="single" w:color="auto" w:sz="6" w:space="0"/>
              <w:bottom w:val="single" w:color="auto" w:sz="6" w:space="0"/>
              <w:right w:val="single" w:color="auto" w:sz="6" w:space="0"/>
            </w:tcBorders>
            <w:shd w:val="clear" w:color="auto" w:fill="E2EFD9"/>
            <w:hideMark/>
          </w:tcPr>
          <w:p w:rsidRPr="009837B6" w:rsidR="009837B6" w:rsidP="009837B6" w:rsidRDefault="009837B6" w14:paraId="35F95042" w14:textId="77777777">
            <w:pPr>
              <w:spacing w:line="240" w:lineRule="auto"/>
              <w:jc w:val="left"/>
              <w:textAlignment w:val="baseline"/>
              <w:rPr>
                <w:rFonts w:ascii="Segoe UI" w:hAnsi="Segoe UI" w:eastAsia="Times New Roman" w:cs="Segoe UI"/>
                <w:szCs w:val="18"/>
                <w:lang w:val="en-US"/>
              </w:rPr>
            </w:pPr>
            <w:r w:rsidRPr="009837B6">
              <w:rPr>
                <w:rFonts w:ascii="Open Sans" w:hAnsi="Open Sans" w:eastAsia="Times New Roman" w:cs="Open Sans"/>
                <w:color w:val="000000"/>
                <w:sz w:val="19"/>
                <w:szCs w:val="19"/>
              </w:rPr>
              <w:t>Thursday</w:t>
            </w:r>
            <w:r w:rsidRPr="009837B6">
              <w:rPr>
                <w:rFonts w:ascii="Open Sans" w:hAnsi="Open Sans" w:eastAsia="Times New Roman" w:cs="Open Sans"/>
                <w:color w:val="000000"/>
                <w:sz w:val="19"/>
                <w:szCs w:val="19"/>
                <w:lang w:val="en-US"/>
              </w:rPr>
              <w:t> </w:t>
            </w:r>
          </w:p>
        </w:tc>
        <w:tc>
          <w:tcPr>
            <w:tcW w:w="7815" w:type="dxa"/>
            <w:gridSpan w:val="6"/>
            <w:tcBorders>
              <w:top w:val="nil"/>
              <w:left w:val="nil"/>
              <w:bottom w:val="single" w:color="auto" w:sz="6" w:space="0"/>
              <w:right w:val="single" w:color="auto" w:sz="6" w:space="0"/>
            </w:tcBorders>
            <w:shd w:val="clear" w:color="auto" w:fill="E2EFD9"/>
            <w:hideMark/>
          </w:tcPr>
          <w:p w:rsidRPr="009837B6" w:rsidR="009837B6" w:rsidP="00803815" w:rsidRDefault="009837B6" w14:paraId="3888CDE4" w14:textId="77777777">
            <w:pPr>
              <w:numPr>
                <w:ilvl w:val="0"/>
                <w:numId w:val="11"/>
              </w:numPr>
              <w:spacing w:line="240" w:lineRule="auto"/>
              <w:ind w:left="1080" w:firstLine="0"/>
              <w:jc w:val="left"/>
              <w:textAlignment w:val="baseline"/>
              <w:rPr>
                <w:rFonts w:ascii="Open Sans" w:hAnsi="Open Sans" w:eastAsia="Times New Roman" w:cs="Open Sans"/>
                <w:sz w:val="19"/>
                <w:szCs w:val="19"/>
                <w:lang w:val="en-US"/>
              </w:rPr>
            </w:pPr>
            <w:r w:rsidRPr="009837B6">
              <w:rPr>
                <w:rFonts w:ascii="Open Sans" w:hAnsi="Open Sans" w:eastAsia="Times New Roman" w:cs="Open Sans"/>
                <w:color w:val="000000"/>
                <w:sz w:val="19"/>
                <w:szCs w:val="19"/>
              </w:rPr>
              <w:t>Descriptive analyses (mean, sd, range, IQR) &amp; visualisation (boxplots)</w:t>
            </w:r>
            <w:r w:rsidRPr="009837B6">
              <w:rPr>
                <w:rFonts w:ascii="Open Sans" w:hAnsi="Open Sans" w:eastAsia="Times New Roman" w:cs="Open Sans"/>
                <w:color w:val="000000"/>
                <w:sz w:val="19"/>
                <w:szCs w:val="19"/>
                <w:lang w:val="en-US"/>
              </w:rPr>
              <w:t> </w:t>
            </w:r>
          </w:p>
          <w:p w:rsidRPr="009837B6" w:rsidR="009837B6" w:rsidP="00803815" w:rsidRDefault="009837B6" w14:paraId="734F7C77" w14:textId="77777777">
            <w:pPr>
              <w:numPr>
                <w:ilvl w:val="0"/>
                <w:numId w:val="12"/>
              </w:numPr>
              <w:spacing w:line="240" w:lineRule="auto"/>
              <w:ind w:left="1080" w:firstLine="0"/>
              <w:jc w:val="left"/>
              <w:textAlignment w:val="baseline"/>
              <w:rPr>
                <w:rFonts w:ascii="Open Sans" w:hAnsi="Open Sans" w:eastAsia="Times New Roman" w:cs="Open Sans"/>
                <w:sz w:val="19"/>
                <w:szCs w:val="19"/>
                <w:lang w:val="en-US"/>
              </w:rPr>
            </w:pPr>
            <w:r w:rsidRPr="009837B6">
              <w:rPr>
                <w:rFonts w:ascii="Open Sans" w:hAnsi="Open Sans" w:eastAsia="Times New Roman" w:cs="Open Sans"/>
                <w:color w:val="000000"/>
                <w:sz w:val="19"/>
                <w:szCs w:val="19"/>
              </w:rPr>
              <w:t>Interactive Workshop</w:t>
            </w:r>
            <w:r w:rsidRPr="009837B6">
              <w:rPr>
                <w:rFonts w:ascii="Open Sans" w:hAnsi="Open Sans" w:eastAsia="Times New Roman" w:cs="Open Sans"/>
                <w:color w:val="000000"/>
                <w:sz w:val="19"/>
                <w:szCs w:val="19"/>
                <w:lang w:val="en-US"/>
              </w:rPr>
              <w:t> </w:t>
            </w:r>
          </w:p>
          <w:p w:rsidRPr="009837B6" w:rsidR="009837B6" w:rsidP="00803815" w:rsidRDefault="009837B6" w14:paraId="4B66DCDD" w14:textId="77777777">
            <w:pPr>
              <w:numPr>
                <w:ilvl w:val="0"/>
                <w:numId w:val="13"/>
              </w:numPr>
              <w:spacing w:line="240" w:lineRule="auto"/>
              <w:ind w:left="1080" w:firstLine="0"/>
              <w:jc w:val="left"/>
              <w:textAlignment w:val="baseline"/>
              <w:rPr>
                <w:rFonts w:ascii="Open Sans" w:hAnsi="Open Sans" w:eastAsia="Times New Roman" w:cs="Open Sans"/>
                <w:sz w:val="19"/>
                <w:szCs w:val="19"/>
                <w:lang w:val="en-US"/>
              </w:rPr>
            </w:pPr>
            <w:r w:rsidRPr="009837B6">
              <w:rPr>
                <w:rFonts w:ascii="Open Sans" w:hAnsi="Open Sans" w:eastAsia="Times New Roman" w:cs="Open Sans"/>
                <w:color w:val="000000"/>
                <w:sz w:val="19"/>
                <w:szCs w:val="19"/>
              </w:rPr>
              <w:t>Interactive Mock Assessment</w:t>
            </w:r>
            <w:r w:rsidRPr="009837B6">
              <w:rPr>
                <w:rFonts w:ascii="Open Sans" w:hAnsi="Open Sans" w:eastAsia="Times New Roman" w:cs="Open Sans"/>
                <w:color w:val="000000"/>
                <w:sz w:val="19"/>
                <w:szCs w:val="19"/>
                <w:lang w:val="en-US"/>
              </w:rPr>
              <w:t> </w:t>
            </w:r>
          </w:p>
        </w:tc>
        <w:tc>
          <w:tcPr>
            <w:tcW w:w="1290" w:type="dxa"/>
            <w:tcBorders>
              <w:top w:val="nil"/>
              <w:left w:val="nil"/>
              <w:bottom w:val="single" w:color="auto" w:sz="6" w:space="0"/>
              <w:right w:val="single" w:color="auto" w:sz="6" w:space="0"/>
            </w:tcBorders>
            <w:shd w:val="clear" w:color="auto" w:fill="E2EFD9"/>
            <w:hideMark/>
          </w:tcPr>
          <w:p w:rsidRPr="009837B6" w:rsidR="009837B6" w:rsidP="009837B6" w:rsidRDefault="009837B6" w14:paraId="4433D909" w14:textId="77777777">
            <w:pPr>
              <w:spacing w:line="240" w:lineRule="auto"/>
              <w:jc w:val="center"/>
              <w:textAlignment w:val="baseline"/>
              <w:rPr>
                <w:rFonts w:ascii="Segoe UI" w:hAnsi="Segoe UI" w:eastAsia="Times New Roman" w:cs="Segoe UI"/>
                <w:szCs w:val="18"/>
                <w:lang w:val="en-US"/>
              </w:rPr>
            </w:pPr>
            <w:r w:rsidRPr="009837B6">
              <w:rPr>
                <w:rFonts w:ascii="Open Sans" w:hAnsi="Open Sans" w:eastAsia="Times New Roman" w:cs="Open Sans"/>
                <w:color w:val="000000"/>
                <w:sz w:val="19"/>
                <w:szCs w:val="19"/>
              </w:rPr>
              <w:t>Q&amp;A and day recap</w:t>
            </w:r>
            <w:r w:rsidRPr="009837B6">
              <w:rPr>
                <w:rFonts w:ascii="Open Sans" w:hAnsi="Open Sans" w:eastAsia="Times New Roman" w:cs="Open Sans"/>
                <w:color w:val="000000"/>
                <w:sz w:val="19"/>
                <w:szCs w:val="19"/>
                <w:lang w:val="en-US"/>
              </w:rPr>
              <w:t> </w:t>
            </w:r>
          </w:p>
        </w:tc>
      </w:tr>
      <w:tr w:rsidRPr="009837B6" w:rsidR="009837B6" w:rsidTr="009837B6" w14:paraId="408D8B3A" w14:textId="77777777">
        <w:trPr>
          <w:trHeight w:val="315"/>
        </w:trPr>
        <w:tc>
          <w:tcPr>
            <w:tcW w:w="1305" w:type="dxa"/>
            <w:tcBorders>
              <w:top w:val="nil"/>
              <w:left w:val="single" w:color="auto" w:sz="6" w:space="0"/>
              <w:bottom w:val="single" w:color="auto" w:sz="6" w:space="0"/>
              <w:right w:val="single" w:color="auto" w:sz="6" w:space="0"/>
            </w:tcBorders>
            <w:shd w:val="clear" w:color="auto" w:fill="FFF2CC"/>
            <w:hideMark/>
          </w:tcPr>
          <w:p w:rsidRPr="009837B6" w:rsidR="009837B6" w:rsidP="009837B6" w:rsidRDefault="009837B6" w14:paraId="4529122E" w14:textId="77777777">
            <w:pPr>
              <w:spacing w:line="240" w:lineRule="auto"/>
              <w:jc w:val="left"/>
              <w:textAlignment w:val="baseline"/>
              <w:rPr>
                <w:rFonts w:ascii="Segoe UI" w:hAnsi="Segoe UI" w:eastAsia="Times New Roman" w:cs="Segoe UI"/>
                <w:szCs w:val="18"/>
                <w:lang w:val="en-US"/>
              </w:rPr>
            </w:pPr>
            <w:r w:rsidRPr="009837B6">
              <w:rPr>
                <w:rFonts w:ascii="Open Sans" w:hAnsi="Open Sans" w:eastAsia="Times New Roman" w:cs="Open Sans"/>
                <w:color w:val="000000"/>
                <w:sz w:val="19"/>
                <w:szCs w:val="19"/>
              </w:rPr>
              <w:t>Friday</w:t>
            </w:r>
            <w:r w:rsidRPr="009837B6">
              <w:rPr>
                <w:rFonts w:ascii="Open Sans" w:hAnsi="Open Sans" w:eastAsia="Times New Roman" w:cs="Open Sans"/>
                <w:color w:val="000000"/>
                <w:sz w:val="19"/>
                <w:szCs w:val="19"/>
                <w:lang w:val="en-US"/>
              </w:rPr>
              <w:t> </w:t>
            </w:r>
          </w:p>
        </w:tc>
        <w:tc>
          <w:tcPr>
            <w:tcW w:w="7815" w:type="dxa"/>
            <w:gridSpan w:val="6"/>
            <w:tcBorders>
              <w:top w:val="nil"/>
              <w:left w:val="nil"/>
              <w:bottom w:val="single" w:color="auto" w:sz="6" w:space="0"/>
              <w:right w:val="single" w:color="auto" w:sz="6" w:space="0"/>
            </w:tcBorders>
            <w:shd w:val="clear" w:color="auto" w:fill="FFF2CC"/>
            <w:hideMark/>
          </w:tcPr>
          <w:p w:rsidRPr="009837B6" w:rsidR="009837B6" w:rsidP="00D238F5" w:rsidRDefault="009837B6" w14:paraId="53AB5237" w14:textId="402FD15B">
            <w:pPr>
              <w:spacing w:line="240" w:lineRule="auto"/>
              <w:jc w:val="center"/>
              <w:textAlignment w:val="baseline"/>
              <w:rPr>
                <w:rFonts w:ascii="Segoe UI" w:hAnsi="Segoe UI" w:eastAsia="Times New Roman" w:cs="Segoe UI"/>
                <w:szCs w:val="18"/>
                <w:lang w:val="en-US"/>
              </w:rPr>
            </w:pPr>
            <w:r w:rsidRPr="009837B6">
              <w:rPr>
                <w:rFonts w:ascii="Open Sans" w:hAnsi="Open Sans" w:eastAsia="Times New Roman" w:cs="Open Sans"/>
                <w:color w:val="000000"/>
                <w:sz w:val="19"/>
                <w:szCs w:val="19"/>
              </w:rPr>
              <w:t>DataLab 01: Exploratory Data Analyses (EDA) Methodology</w:t>
            </w:r>
          </w:p>
          <w:p w:rsidRPr="009837B6" w:rsidR="009837B6" w:rsidP="00D238F5" w:rsidRDefault="009837B6" w14:paraId="6E7DEA35" w14:textId="5759E8C7">
            <w:pPr>
              <w:spacing w:line="240" w:lineRule="auto"/>
              <w:jc w:val="center"/>
              <w:textAlignment w:val="baseline"/>
              <w:rPr>
                <w:rFonts w:ascii="Segoe UI" w:hAnsi="Segoe UI" w:eastAsia="Times New Roman" w:cs="Segoe UI"/>
                <w:szCs w:val="18"/>
                <w:lang w:val="en-US"/>
              </w:rPr>
            </w:pPr>
            <w:r w:rsidRPr="009837B6">
              <w:rPr>
                <w:rFonts w:ascii="Open Sans" w:hAnsi="Open Sans" w:eastAsia="Times New Roman" w:cs="Open Sans"/>
                <w:color w:val="000000"/>
                <w:szCs w:val="18"/>
              </w:rPr>
              <w:t>Identify and download the relevant SDG variables. Import the dataset and packages. Plan and perform an exploratory data analysis and report your methodology</w:t>
            </w:r>
            <w:r w:rsidRPr="009837B6">
              <w:rPr>
                <w:rFonts w:ascii="Open Sans" w:hAnsi="Open Sans" w:eastAsia="Times New Roman" w:cs="Open Sans"/>
                <w:color w:val="000000"/>
                <w:sz w:val="19"/>
                <w:szCs w:val="19"/>
              </w:rPr>
              <w:t>.</w:t>
            </w:r>
          </w:p>
          <w:p w:rsidRPr="009837B6" w:rsidR="009837B6" w:rsidP="00D238F5" w:rsidRDefault="009837B6" w14:paraId="6F8EF879" w14:textId="2F4400B9">
            <w:pPr>
              <w:spacing w:line="240" w:lineRule="auto"/>
              <w:jc w:val="center"/>
              <w:textAlignment w:val="baseline"/>
              <w:rPr>
                <w:rFonts w:ascii="Segoe UI" w:hAnsi="Segoe UI" w:eastAsia="Times New Roman" w:cs="Segoe UI"/>
                <w:szCs w:val="18"/>
                <w:lang w:val="en-US"/>
              </w:rPr>
            </w:pPr>
          </w:p>
        </w:tc>
        <w:tc>
          <w:tcPr>
            <w:tcW w:w="1290" w:type="dxa"/>
            <w:tcBorders>
              <w:top w:val="nil"/>
              <w:left w:val="nil"/>
              <w:bottom w:val="single" w:color="auto" w:sz="6" w:space="0"/>
              <w:right w:val="single" w:color="auto" w:sz="6" w:space="0"/>
            </w:tcBorders>
            <w:shd w:val="clear" w:color="auto" w:fill="D7EFF9"/>
            <w:hideMark/>
          </w:tcPr>
          <w:p w:rsidRPr="009837B6" w:rsidR="009837B6" w:rsidP="009837B6" w:rsidRDefault="009837B6" w14:paraId="5ADF38A9" w14:textId="77777777">
            <w:pPr>
              <w:spacing w:line="240" w:lineRule="auto"/>
              <w:jc w:val="center"/>
              <w:textAlignment w:val="baseline"/>
              <w:rPr>
                <w:rFonts w:ascii="Segoe UI" w:hAnsi="Segoe UI" w:eastAsia="Times New Roman" w:cs="Segoe UI"/>
                <w:szCs w:val="18"/>
                <w:lang w:val="en-US"/>
              </w:rPr>
            </w:pPr>
            <w:r w:rsidRPr="009837B6">
              <w:rPr>
                <w:rFonts w:ascii="Open Sans" w:hAnsi="Open Sans" w:eastAsia="Times New Roman" w:cs="Open Sans"/>
                <w:color w:val="000000"/>
                <w:sz w:val="19"/>
                <w:szCs w:val="19"/>
              </w:rPr>
              <w:t>Day reflection</w:t>
            </w:r>
            <w:r w:rsidRPr="009837B6">
              <w:rPr>
                <w:rFonts w:ascii="Open Sans" w:hAnsi="Open Sans" w:eastAsia="Times New Roman" w:cs="Open Sans"/>
                <w:color w:val="000000"/>
                <w:sz w:val="19"/>
                <w:szCs w:val="19"/>
                <w:lang w:val="en-US"/>
              </w:rPr>
              <w:t> </w:t>
            </w:r>
          </w:p>
        </w:tc>
      </w:tr>
    </w:tbl>
    <w:p w:rsidR="001B01D6" w:rsidP="00C24556" w:rsidRDefault="00C24556" w14:paraId="3E48B563" w14:textId="6378A0D4">
      <w:pPr>
        <w:pStyle w:val="Heading3"/>
        <w:rPr>
          <w:lang w:val="en-US"/>
        </w:rPr>
      </w:pPr>
      <w:bookmarkStart w:name="_Toc72233256" w:id="28"/>
      <w:r>
        <w:rPr>
          <w:lang w:val="en-US"/>
        </w:rPr>
        <w:t>Week 4</w:t>
      </w:r>
      <w:bookmarkEnd w:id="28"/>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305"/>
        <w:gridCol w:w="1305"/>
        <w:gridCol w:w="1305"/>
        <w:gridCol w:w="1290"/>
        <w:gridCol w:w="1290"/>
        <w:gridCol w:w="1305"/>
        <w:gridCol w:w="1320"/>
        <w:gridCol w:w="1290"/>
      </w:tblGrid>
      <w:tr w:rsidRPr="00D734EF" w:rsidR="00D734EF" w:rsidTr="00D734EF" w14:paraId="34533230" w14:textId="77777777">
        <w:tc>
          <w:tcPr>
            <w:tcW w:w="1305" w:type="dxa"/>
            <w:tcBorders>
              <w:top w:val="single" w:color="auto" w:sz="6" w:space="0"/>
              <w:left w:val="single" w:color="auto" w:sz="6" w:space="0"/>
              <w:bottom w:val="single" w:color="auto" w:sz="6" w:space="0"/>
              <w:right w:val="single" w:color="auto" w:sz="6" w:space="0"/>
            </w:tcBorders>
            <w:shd w:val="clear" w:color="auto" w:fill="auto"/>
            <w:hideMark/>
          </w:tcPr>
          <w:p w:rsidRPr="00D734EF" w:rsidR="00D734EF" w:rsidP="00D734EF" w:rsidRDefault="00D734EF" w14:paraId="6C7BD08D" w14:textId="77777777">
            <w:pPr>
              <w:spacing w:line="240" w:lineRule="auto"/>
              <w:jc w:val="center"/>
              <w:textAlignment w:val="baseline"/>
              <w:rPr>
                <w:rFonts w:ascii="Segoe UI" w:hAnsi="Segoe UI" w:eastAsia="Times New Roman" w:cs="Segoe UI"/>
                <w:szCs w:val="18"/>
                <w:lang w:val="en-US"/>
              </w:rPr>
            </w:pPr>
            <w:r w:rsidRPr="00D734EF">
              <w:rPr>
                <w:rFonts w:ascii="Open Sans" w:hAnsi="Open Sans" w:eastAsia="Times New Roman" w:cs="Open Sans"/>
                <w:color w:val="FF0000"/>
                <w:sz w:val="19"/>
                <w:szCs w:val="19"/>
              </w:rPr>
              <w:t>Day/Time</w:t>
            </w:r>
            <w:r w:rsidRPr="00D734EF">
              <w:rPr>
                <w:rFonts w:ascii="Open Sans" w:hAnsi="Open Sans" w:eastAsia="Times New Roman" w:cs="Open Sans"/>
                <w:color w:val="FF0000"/>
                <w:sz w:val="19"/>
                <w:szCs w:val="19"/>
                <w:lang w:val="en-US"/>
              </w:rPr>
              <w:t> </w:t>
            </w:r>
          </w:p>
        </w:tc>
        <w:tc>
          <w:tcPr>
            <w:tcW w:w="1305" w:type="dxa"/>
            <w:tcBorders>
              <w:top w:val="single" w:color="auto" w:sz="6" w:space="0"/>
              <w:left w:val="nil"/>
              <w:bottom w:val="single" w:color="auto" w:sz="6" w:space="0"/>
              <w:right w:val="single" w:color="auto" w:sz="6" w:space="0"/>
            </w:tcBorders>
            <w:shd w:val="clear" w:color="auto" w:fill="auto"/>
            <w:hideMark/>
          </w:tcPr>
          <w:p w:rsidRPr="00D734EF" w:rsidR="00D734EF" w:rsidP="00D734EF" w:rsidRDefault="00D734EF" w14:paraId="64FC9E3E" w14:textId="77777777">
            <w:pPr>
              <w:spacing w:line="240" w:lineRule="auto"/>
              <w:jc w:val="center"/>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9-10</w:t>
            </w:r>
            <w:r w:rsidRPr="00D734EF">
              <w:rPr>
                <w:rFonts w:ascii="Open Sans" w:hAnsi="Open Sans" w:eastAsia="Times New Roman" w:cs="Open Sans"/>
                <w:color w:val="000000"/>
                <w:sz w:val="19"/>
                <w:szCs w:val="19"/>
                <w:lang w:val="en-US"/>
              </w:rPr>
              <w:t> </w:t>
            </w:r>
          </w:p>
        </w:tc>
        <w:tc>
          <w:tcPr>
            <w:tcW w:w="1305" w:type="dxa"/>
            <w:tcBorders>
              <w:top w:val="single" w:color="auto" w:sz="6" w:space="0"/>
              <w:left w:val="nil"/>
              <w:bottom w:val="single" w:color="auto" w:sz="6" w:space="0"/>
              <w:right w:val="single" w:color="auto" w:sz="6" w:space="0"/>
            </w:tcBorders>
            <w:shd w:val="clear" w:color="auto" w:fill="auto"/>
            <w:hideMark/>
          </w:tcPr>
          <w:p w:rsidRPr="00D734EF" w:rsidR="00D734EF" w:rsidP="00D734EF" w:rsidRDefault="00D734EF" w14:paraId="4A4F9574" w14:textId="77777777">
            <w:pPr>
              <w:spacing w:line="240" w:lineRule="auto"/>
              <w:jc w:val="center"/>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10-11</w:t>
            </w:r>
            <w:r w:rsidRPr="00D734EF">
              <w:rPr>
                <w:rFonts w:ascii="Open Sans" w:hAnsi="Open Sans" w:eastAsia="Times New Roman" w:cs="Open Sans"/>
                <w:color w:val="000000"/>
                <w:sz w:val="19"/>
                <w:szCs w:val="19"/>
                <w:lang w:val="en-US"/>
              </w:rPr>
              <w:t> </w:t>
            </w:r>
          </w:p>
        </w:tc>
        <w:tc>
          <w:tcPr>
            <w:tcW w:w="1290" w:type="dxa"/>
            <w:tcBorders>
              <w:top w:val="single" w:color="auto" w:sz="6" w:space="0"/>
              <w:left w:val="nil"/>
              <w:bottom w:val="single" w:color="auto" w:sz="6" w:space="0"/>
              <w:right w:val="single" w:color="auto" w:sz="6" w:space="0"/>
            </w:tcBorders>
            <w:shd w:val="clear" w:color="auto" w:fill="auto"/>
            <w:hideMark/>
          </w:tcPr>
          <w:p w:rsidRPr="00D734EF" w:rsidR="00D734EF" w:rsidP="00D734EF" w:rsidRDefault="00D734EF" w14:paraId="6A255051" w14:textId="77777777">
            <w:pPr>
              <w:spacing w:line="240" w:lineRule="auto"/>
              <w:jc w:val="center"/>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11-12</w:t>
            </w:r>
            <w:r w:rsidRPr="00D734EF">
              <w:rPr>
                <w:rFonts w:ascii="Open Sans" w:hAnsi="Open Sans" w:eastAsia="Times New Roman" w:cs="Open Sans"/>
                <w:color w:val="000000"/>
                <w:sz w:val="19"/>
                <w:szCs w:val="19"/>
                <w:lang w:val="en-US"/>
              </w:rPr>
              <w:t> </w:t>
            </w:r>
          </w:p>
        </w:tc>
        <w:tc>
          <w:tcPr>
            <w:tcW w:w="1290" w:type="dxa"/>
            <w:tcBorders>
              <w:top w:val="single" w:color="auto" w:sz="6" w:space="0"/>
              <w:left w:val="nil"/>
              <w:bottom w:val="single" w:color="auto" w:sz="6" w:space="0"/>
              <w:right w:val="single" w:color="auto" w:sz="6" w:space="0"/>
            </w:tcBorders>
            <w:shd w:val="clear" w:color="auto" w:fill="auto"/>
            <w:hideMark/>
          </w:tcPr>
          <w:p w:rsidRPr="00D734EF" w:rsidR="00D734EF" w:rsidP="00D734EF" w:rsidRDefault="00D734EF" w14:paraId="348710B6" w14:textId="77777777">
            <w:pPr>
              <w:spacing w:line="240" w:lineRule="auto"/>
              <w:jc w:val="center"/>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13-14</w:t>
            </w:r>
            <w:r w:rsidRPr="00D734EF">
              <w:rPr>
                <w:rFonts w:ascii="Open Sans" w:hAnsi="Open Sans" w:eastAsia="Times New Roman" w:cs="Open Sans"/>
                <w:color w:val="000000"/>
                <w:sz w:val="19"/>
                <w:szCs w:val="19"/>
                <w:lang w:val="en-US"/>
              </w:rPr>
              <w:t> </w:t>
            </w:r>
          </w:p>
        </w:tc>
        <w:tc>
          <w:tcPr>
            <w:tcW w:w="1305" w:type="dxa"/>
            <w:tcBorders>
              <w:top w:val="single" w:color="auto" w:sz="6" w:space="0"/>
              <w:left w:val="nil"/>
              <w:bottom w:val="single" w:color="auto" w:sz="6" w:space="0"/>
              <w:right w:val="single" w:color="auto" w:sz="6" w:space="0"/>
            </w:tcBorders>
            <w:shd w:val="clear" w:color="auto" w:fill="auto"/>
            <w:hideMark/>
          </w:tcPr>
          <w:p w:rsidRPr="00D734EF" w:rsidR="00D734EF" w:rsidP="00D734EF" w:rsidRDefault="00D734EF" w14:paraId="3C98F56D" w14:textId="77777777">
            <w:pPr>
              <w:spacing w:line="240" w:lineRule="auto"/>
              <w:jc w:val="center"/>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14-15</w:t>
            </w:r>
            <w:r w:rsidRPr="00D734EF">
              <w:rPr>
                <w:rFonts w:ascii="Open Sans" w:hAnsi="Open Sans" w:eastAsia="Times New Roman" w:cs="Open Sans"/>
                <w:color w:val="000000"/>
                <w:sz w:val="19"/>
                <w:szCs w:val="19"/>
                <w:lang w:val="en-US"/>
              </w:rPr>
              <w:t> </w:t>
            </w:r>
          </w:p>
        </w:tc>
        <w:tc>
          <w:tcPr>
            <w:tcW w:w="1305" w:type="dxa"/>
            <w:tcBorders>
              <w:top w:val="single" w:color="auto" w:sz="6" w:space="0"/>
              <w:left w:val="nil"/>
              <w:bottom w:val="single" w:color="auto" w:sz="6" w:space="0"/>
              <w:right w:val="single" w:color="auto" w:sz="6" w:space="0"/>
            </w:tcBorders>
            <w:shd w:val="clear" w:color="auto" w:fill="auto"/>
            <w:hideMark/>
          </w:tcPr>
          <w:p w:rsidRPr="00D734EF" w:rsidR="00D734EF" w:rsidP="00D734EF" w:rsidRDefault="00D734EF" w14:paraId="530C323C" w14:textId="77777777">
            <w:pPr>
              <w:spacing w:line="240" w:lineRule="auto"/>
              <w:jc w:val="center"/>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15-16</w:t>
            </w:r>
            <w:r w:rsidRPr="00D734EF">
              <w:rPr>
                <w:rFonts w:ascii="Open Sans" w:hAnsi="Open Sans" w:eastAsia="Times New Roman" w:cs="Open Sans"/>
                <w:color w:val="000000"/>
                <w:sz w:val="19"/>
                <w:szCs w:val="19"/>
                <w:lang w:val="en-US"/>
              </w:rPr>
              <w:t> </w:t>
            </w:r>
          </w:p>
        </w:tc>
        <w:tc>
          <w:tcPr>
            <w:tcW w:w="1290" w:type="dxa"/>
            <w:tcBorders>
              <w:top w:val="single" w:color="auto" w:sz="6" w:space="0"/>
              <w:left w:val="nil"/>
              <w:bottom w:val="single" w:color="auto" w:sz="6" w:space="0"/>
              <w:right w:val="single" w:color="auto" w:sz="6" w:space="0"/>
            </w:tcBorders>
            <w:shd w:val="clear" w:color="auto" w:fill="auto"/>
            <w:hideMark/>
          </w:tcPr>
          <w:p w:rsidRPr="00D734EF" w:rsidR="00D734EF" w:rsidP="00D734EF" w:rsidRDefault="00D734EF" w14:paraId="15F00742" w14:textId="77777777">
            <w:pPr>
              <w:spacing w:line="240" w:lineRule="auto"/>
              <w:jc w:val="center"/>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16-17</w:t>
            </w:r>
            <w:r w:rsidRPr="00D734EF">
              <w:rPr>
                <w:rFonts w:ascii="Open Sans" w:hAnsi="Open Sans" w:eastAsia="Times New Roman" w:cs="Open Sans"/>
                <w:color w:val="000000"/>
                <w:sz w:val="19"/>
                <w:szCs w:val="19"/>
                <w:lang w:val="en-US"/>
              </w:rPr>
              <w:t> </w:t>
            </w:r>
          </w:p>
        </w:tc>
      </w:tr>
      <w:tr w:rsidRPr="00D734EF" w:rsidR="00D734EF" w:rsidTr="00D734EF" w14:paraId="24859637" w14:textId="77777777">
        <w:tc>
          <w:tcPr>
            <w:tcW w:w="1305" w:type="dxa"/>
            <w:tcBorders>
              <w:top w:val="nil"/>
              <w:left w:val="single" w:color="auto" w:sz="6" w:space="0"/>
              <w:bottom w:val="single" w:color="auto" w:sz="6" w:space="0"/>
              <w:right w:val="single" w:color="auto" w:sz="6" w:space="0"/>
            </w:tcBorders>
            <w:shd w:val="clear" w:color="auto" w:fill="E2EFD9"/>
            <w:hideMark/>
          </w:tcPr>
          <w:p w:rsidRPr="00D734EF" w:rsidR="00D734EF" w:rsidP="00D734EF" w:rsidRDefault="00D734EF" w14:paraId="76B932A7" w14:textId="77777777">
            <w:pPr>
              <w:spacing w:line="240" w:lineRule="auto"/>
              <w:jc w:val="left"/>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Monday</w:t>
            </w:r>
            <w:r w:rsidRPr="00D734EF">
              <w:rPr>
                <w:rFonts w:ascii="Open Sans" w:hAnsi="Open Sans" w:eastAsia="Times New Roman" w:cs="Open Sans"/>
                <w:color w:val="000000"/>
                <w:sz w:val="19"/>
                <w:szCs w:val="19"/>
                <w:lang w:val="en-US"/>
              </w:rPr>
              <w:t> </w:t>
            </w:r>
          </w:p>
        </w:tc>
        <w:tc>
          <w:tcPr>
            <w:tcW w:w="7815" w:type="dxa"/>
            <w:gridSpan w:val="6"/>
            <w:tcBorders>
              <w:top w:val="nil"/>
              <w:left w:val="nil"/>
              <w:bottom w:val="single" w:color="auto" w:sz="6" w:space="0"/>
              <w:right w:val="single" w:color="auto" w:sz="6" w:space="0"/>
            </w:tcBorders>
            <w:shd w:val="clear" w:color="auto" w:fill="E2EFD9"/>
            <w:hideMark/>
          </w:tcPr>
          <w:p w:rsidRPr="00D734EF" w:rsidR="00D734EF" w:rsidP="00803815" w:rsidRDefault="00D734EF" w14:paraId="39D91AFE" w14:textId="77777777">
            <w:pPr>
              <w:numPr>
                <w:ilvl w:val="0"/>
                <w:numId w:val="14"/>
              </w:numPr>
              <w:spacing w:line="240" w:lineRule="auto"/>
              <w:ind w:left="1080" w:firstLine="0"/>
              <w:jc w:val="left"/>
              <w:textAlignment w:val="baseline"/>
              <w:rPr>
                <w:rFonts w:ascii="Open Sans" w:hAnsi="Open Sans" w:eastAsia="Times New Roman" w:cs="Open Sans"/>
                <w:sz w:val="19"/>
                <w:szCs w:val="19"/>
                <w:lang w:val="en-US"/>
              </w:rPr>
            </w:pPr>
            <w:r w:rsidRPr="00D734EF">
              <w:rPr>
                <w:rFonts w:ascii="Open Sans" w:hAnsi="Open Sans" w:eastAsia="Times New Roman" w:cs="Open Sans"/>
                <w:color w:val="000000"/>
                <w:sz w:val="19"/>
                <w:szCs w:val="19"/>
              </w:rPr>
              <w:t>Introduction to Probability (random variable, distributions)</w:t>
            </w:r>
            <w:r w:rsidRPr="00D734EF">
              <w:rPr>
                <w:rFonts w:ascii="Open Sans" w:hAnsi="Open Sans" w:eastAsia="Times New Roman" w:cs="Open Sans"/>
                <w:color w:val="000000"/>
                <w:sz w:val="19"/>
                <w:szCs w:val="19"/>
                <w:lang w:val="en-US"/>
              </w:rPr>
              <w:t> </w:t>
            </w:r>
          </w:p>
          <w:p w:rsidRPr="00D734EF" w:rsidR="00D734EF" w:rsidP="00803815" w:rsidRDefault="00D734EF" w14:paraId="58ED5285" w14:textId="77777777">
            <w:pPr>
              <w:numPr>
                <w:ilvl w:val="0"/>
                <w:numId w:val="15"/>
              </w:numPr>
              <w:spacing w:line="240" w:lineRule="auto"/>
              <w:ind w:left="1080" w:firstLine="0"/>
              <w:jc w:val="left"/>
              <w:textAlignment w:val="baseline"/>
              <w:rPr>
                <w:rFonts w:ascii="Open Sans" w:hAnsi="Open Sans" w:eastAsia="Times New Roman" w:cs="Open Sans"/>
                <w:sz w:val="19"/>
                <w:szCs w:val="19"/>
                <w:lang w:val="en-US"/>
              </w:rPr>
            </w:pPr>
            <w:r w:rsidRPr="00D734EF">
              <w:rPr>
                <w:rFonts w:ascii="Open Sans" w:hAnsi="Open Sans" w:eastAsia="Times New Roman" w:cs="Open Sans"/>
                <w:color w:val="000000"/>
                <w:sz w:val="19"/>
                <w:szCs w:val="19"/>
              </w:rPr>
              <w:t>Interactive Workshop</w:t>
            </w:r>
            <w:r w:rsidRPr="00D734EF">
              <w:rPr>
                <w:rFonts w:ascii="Open Sans" w:hAnsi="Open Sans" w:eastAsia="Times New Roman" w:cs="Open Sans"/>
                <w:color w:val="000000"/>
                <w:sz w:val="19"/>
                <w:szCs w:val="19"/>
                <w:lang w:val="en-US"/>
              </w:rPr>
              <w:t> </w:t>
            </w:r>
          </w:p>
          <w:p w:rsidRPr="00D734EF" w:rsidR="00D734EF" w:rsidP="00803815" w:rsidRDefault="00D734EF" w14:paraId="2383A6C3" w14:textId="77777777">
            <w:pPr>
              <w:numPr>
                <w:ilvl w:val="0"/>
                <w:numId w:val="16"/>
              </w:numPr>
              <w:spacing w:line="240" w:lineRule="auto"/>
              <w:ind w:left="1080" w:firstLine="0"/>
              <w:jc w:val="left"/>
              <w:textAlignment w:val="baseline"/>
              <w:rPr>
                <w:rFonts w:ascii="Open Sans" w:hAnsi="Open Sans" w:eastAsia="Times New Roman" w:cs="Open Sans"/>
                <w:sz w:val="19"/>
                <w:szCs w:val="19"/>
                <w:lang w:val="en-US"/>
              </w:rPr>
            </w:pPr>
            <w:r w:rsidRPr="00D734EF">
              <w:rPr>
                <w:rFonts w:ascii="Open Sans" w:hAnsi="Open Sans" w:eastAsia="Times New Roman" w:cs="Open Sans"/>
                <w:color w:val="000000"/>
                <w:sz w:val="19"/>
                <w:szCs w:val="19"/>
              </w:rPr>
              <w:t>Interactive Mock Assessment</w:t>
            </w:r>
            <w:r w:rsidRPr="00D734EF">
              <w:rPr>
                <w:rFonts w:ascii="Open Sans" w:hAnsi="Open Sans" w:eastAsia="Times New Roman" w:cs="Open Sans"/>
                <w:color w:val="000000"/>
                <w:sz w:val="19"/>
                <w:szCs w:val="19"/>
                <w:lang w:val="en-US"/>
              </w:rPr>
              <w:t> </w:t>
            </w:r>
          </w:p>
        </w:tc>
        <w:tc>
          <w:tcPr>
            <w:tcW w:w="1290" w:type="dxa"/>
            <w:tcBorders>
              <w:top w:val="nil"/>
              <w:left w:val="nil"/>
              <w:bottom w:val="single" w:color="auto" w:sz="6" w:space="0"/>
              <w:right w:val="single" w:color="auto" w:sz="6" w:space="0"/>
            </w:tcBorders>
            <w:shd w:val="clear" w:color="auto" w:fill="E2EFD9"/>
            <w:hideMark/>
          </w:tcPr>
          <w:p w:rsidRPr="00D734EF" w:rsidR="00D734EF" w:rsidP="00D734EF" w:rsidRDefault="00D734EF" w14:paraId="0CA156A4" w14:textId="77777777">
            <w:pPr>
              <w:spacing w:line="240" w:lineRule="auto"/>
              <w:jc w:val="center"/>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Q&amp;A and day recap</w:t>
            </w:r>
            <w:r w:rsidRPr="00D734EF">
              <w:rPr>
                <w:rFonts w:ascii="Open Sans" w:hAnsi="Open Sans" w:eastAsia="Times New Roman" w:cs="Open Sans"/>
                <w:color w:val="000000"/>
                <w:sz w:val="19"/>
                <w:szCs w:val="19"/>
                <w:lang w:val="en-US"/>
              </w:rPr>
              <w:t> </w:t>
            </w:r>
          </w:p>
        </w:tc>
      </w:tr>
      <w:tr w:rsidRPr="00D734EF" w:rsidR="00D734EF" w:rsidTr="00D734EF" w14:paraId="7BAC448A" w14:textId="77777777">
        <w:tc>
          <w:tcPr>
            <w:tcW w:w="1305" w:type="dxa"/>
            <w:tcBorders>
              <w:top w:val="nil"/>
              <w:left w:val="single" w:color="auto" w:sz="6" w:space="0"/>
              <w:bottom w:val="single" w:color="auto" w:sz="6" w:space="0"/>
              <w:right w:val="single" w:color="auto" w:sz="6" w:space="0"/>
            </w:tcBorders>
            <w:shd w:val="clear" w:color="auto" w:fill="FFF2CC"/>
            <w:hideMark/>
          </w:tcPr>
          <w:p w:rsidRPr="00D734EF" w:rsidR="00D734EF" w:rsidP="00D734EF" w:rsidRDefault="00D734EF" w14:paraId="33E07E25" w14:textId="77777777">
            <w:pPr>
              <w:spacing w:line="240" w:lineRule="auto"/>
              <w:jc w:val="left"/>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Tuesday</w:t>
            </w:r>
            <w:r w:rsidRPr="00D734EF">
              <w:rPr>
                <w:rFonts w:ascii="Open Sans" w:hAnsi="Open Sans" w:eastAsia="Times New Roman" w:cs="Open Sans"/>
                <w:color w:val="000000"/>
                <w:sz w:val="19"/>
                <w:szCs w:val="19"/>
                <w:lang w:val="en-US"/>
              </w:rPr>
              <w:t> </w:t>
            </w:r>
          </w:p>
        </w:tc>
        <w:tc>
          <w:tcPr>
            <w:tcW w:w="7815" w:type="dxa"/>
            <w:gridSpan w:val="6"/>
            <w:tcBorders>
              <w:top w:val="nil"/>
              <w:left w:val="nil"/>
              <w:bottom w:val="single" w:color="auto" w:sz="6" w:space="0"/>
              <w:right w:val="single" w:color="auto" w:sz="6" w:space="0"/>
            </w:tcBorders>
            <w:shd w:val="clear" w:color="auto" w:fill="FFF2CC"/>
            <w:hideMark/>
          </w:tcPr>
          <w:p w:rsidRPr="00D734EF" w:rsidR="00D734EF" w:rsidP="00D734EF" w:rsidRDefault="00D734EF" w14:paraId="465413D4" w14:textId="77777777">
            <w:pPr>
              <w:spacing w:line="240" w:lineRule="auto"/>
              <w:jc w:val="center"/>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DataLab 02: Findings</w:t>
            </w:r>
            <w:r w:rsidRPr="00D734EF">
              <w:rPr>
                <w:rFonts w:ascii="Open Sans" w:hAnsi="Open Sans" w:eastAsia="Times New Roman" w:cs="Open Sans"/>
                <w:color w:val="000000"/>
                <w:sz w:val="19"/>
                <w:szCs w:val="19"/>
                <w:lang w:val="en-US"/>
              </w:rPr>
              <w:t> </w:t>
            </w:r>
          </w:p>
          <w:p w:rsidRPr="00D734EF" w:rsidR="00D734EF" w:rsidP="00D734EF" w:rsidRDefault="00D734EF" w14:paraId="2289834F" w14:textId="77777777">
            <w:pPr>
              <w:spacing w:line="240" w:lineRule="auto"/>
              <w:jc w:val="center"/>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Create informative descriptive data visualisations from your EDA.</w:t>
            </w:r>
            <w:r w:rsidRPr="00D734EF">
              <w:rPr>
                <w:rFonts w:ascii="Open Sans" w:hAnsi="Open Sans" w:eastAsia="Times New Roman" w:cs="Open Sans"/>
                <w:color w:val="000000"/>
                <w:sz w:val="19"/>
                <w:szCs w:val="19"/>
                <w:lang w:val="en-US"/>
              </w:rPr>
              <w:t> </w:t>
            </w:r>
          </w:p>
        </w:tc>
        <w:tc>
          <w:tcPr>
            <w:tcW w:w="1290" w:type="dxa"/>
            <w:tcBorders>
              <w:top w:val="nil"/>
              <w:left w:val="nil"/>
              <w:bottom w:val="single" w:color="auto" w:sz="6" w:space="0"/>
              <w:right w:val="single" w:color="auto" w:sz="6" w:space="0"/>
            </w:tcBorders>
            <w:shd w:val="clear" w:color="auto" w:fill="D7EFF9"/>
            <w:hideMark/>
          </w:tcPr>
          <w:p w:rsidRPr="00D734EF" w:rsidR="00D734EF" w:rsidP="00D734EF" w:rsidRDefault="00D734EF" w14:paraId="107F38A1" w14:textId="77777777">
            <w:pPr>
              <w:spacing w:line="240" w:lineRule="auto"/>
              <w:jc w:val="center"/>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Day reflection</w:t>
            </w:r>
            <w:r w:rsidRPr="00D734EF">
              <w:rPr>
                <w:rFonts w:ascii="Open Sans" w:hAnsi="Open Sans" w:eastAsia="Times New Roman" w:cs="Open Sans"/>
                <w:color w:val="000000"/>
                <w:sz w:val="19"/>
                <w:szCs w:val="19"/>
                <w:lang w:val="en-US"/>
              </w:rPr>
              <w:t> </w:t>
            </w:r>
          </w:p>
        </w:tc>
      </w:tr>
      <w:tr w:rsidRPr="00D734EF" w:rsidR="00D734EF" w:rsidTr="00D734EF" w14:paraId="6E9BB6A9" w14:textId="77777777">
        <w:tc>
          <w:tcPr>
            <w:tcW w:w="1305" w:type="dxa"/>
            <w:tcBorders>
              <w:top w:val="nil"/>
              <w:left w:val="single" w:color="auto" w:sz="6" w:space="0"/>
              <w:bottom w:val="single" w:color="auto" w:sz="6" w:space="0"/>
              <w:right w:val="single" w:color="auto" w:sz="6" w:space="0"/>
            </w:tcBorders>
            <w:shd w:val="clear" w:color="auto" w:fill="E2EFD9"/>
            <w:hideMark/>
          </w:tcPr>
          <w:p w:rsidRPr="00D734EF" w:rsidR="00D734EF" w:rsidP="00D734EF" w:rsidRDefault="00D734EF" w14:paraId="1ACE49FC" w14:textId="77777777">
            <w:pPr>
              <w:spacing w:line="240" w:lineRule="auto"/>
              <w:jc w:val="left"/>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Wednesday</w:t>
            </w:r>
            <w:r w:rsidRPr="00D734EF">
              <w:rPr>
                <w:rFonts w:ascii="Open Sans" w:hAnsi="Open Sans" w:eastAsia="Times New Roman" w:cs="Open Sans"/>
                <w:color w:val="000000"/>
                <w:sz w:val="19"/>
                <w:szCs w:val="19"/>
                <w:lang w:val="en-US"/>
              </w:rPr>
              <w:t> </w:t>
            </w:r>
          </w:p>
        </w:tc>
        <w:tc>
          <w:tcPr>
            <w:tcW w:w="7815" w:type="dxa"/>
            <w:gridSpan w:val="6"/>
            <w:tcBorders>
              <w:top w:val="nil"/>
              <w:left w:val="nil"/>
              <w:bottom w:val="single" w:color="auto" w:sz="6" w:space="0"/>
              <w:right w:val="single" w:color="auto" w:sz="6" w:space="0"/>
            </w:tcBorders>
            <w:shd w:val="clear" w:color="auto" w:fill="E2EFD9"/>
            <w:hideMark/>
          </w:tcPr>
          <w:p w:rsidRPr="00D734EF" w:rsidR="00D734EF" w:rsidP="00803815" w:rsidRDefault="00D734EF" w14:paraId="76F91917" w14:textId="77777777">
            <w:pPr>
              <w:numPr>
                <w:ilvl w:val="0"/>
                <w:numId w:val="17"/>
              </w:numPr>
              <w:spacing w:line="240" w:lineRule="auto"/>
              <w:ind w:left="1080" w:firstLine="0"/>
              <w:jc w:val="left"/>
              <w:textAlignment w:val="baseline"/>
              <w:rPr>
                <w:rFonts w:ascii="Open Sans" w:hAnsi="Open Sans" w:eastAsia="Times New Roman" w:cs="Open Sans"/>
                <w:sz w:val="19"/>
                <w:szCs w:val="19"/>
                <w:lang w:val="en-US"/>
              </w:rPr>
            </w:pPr>
            <w:r w:rsidRPr="00D734EF">
              <w:rPr>
                <w:rFonts w:ascii="Open Sans" w:hAnsi="Open Sans" w:eastAsia="Times New Roman" w:cs="Open Sans"/>
                <w:color w:val="000000"/>
                <w:sz w:val="19"/>
                <w:szCs w:val="19"/>
              </w:rPr>
              <w:t>Introduction to stat. inference (sample, pop, hypothesis testing)</w:t>
            </w:r>
            <w:r w:rsidRPr="00D734EF">
              <w:rPr>
                <w:rFonts w:ascii="Open Sans" w:hAnsi="Open Sans" w:eastAsia="Times New Roman" w:cs="Open Sans"/>
                <w:color w:val="000000"/>
                <w:sz w:val="19"/>
                <w:szCs w:val="19"/>
                <w:lang w:val="en-US"/>
              </w:rPr>
              <w:t> </w:t>
            </w:r>
          </w:p>
          <w:p w:rsidRPr="00D734EF" w:rsidR="00D734EF" w:rsidP="00803815" w:rsidRDefault="00D734EF" w14:paraId="4D4491AC" w14:textId="77777777">
            <w:pPr>
              <w:numPr>
                <w:ilvl w:val="0"/>
                <w:numId w:val="18"/>
              </w:numPr>
              <w:spacing w:line="240" w:lineRule="auto"/>
              <w:ind w:left="1080" w:firstLine="0"/>
              <w:jc w:val="left"/>
              <w:textAlignment w:val="baseline"/>
              <w:rPr>
                <w:rFonts w:ascii="Open Sans" w:hAnsi="Open Sans" w:eastAsia="Times New Roman" w:cs="Open Sans"/>
                <w:sz w:val="19"/>
                <w:szCs w:val="19"/>
                <w:lang w:val="en-US"/>
              </w:rPr>
            </w:pPr>
            <w:r w:rsidRPr="00D734EF">
              <w:rPr>
                <w:rFonts w:ascii="Open Sans" w:hAnsi="Open Sans" w:eastAsia="Times New Roman" w:cs="Open Sans"/>
                <w:color w:val="000000"/>
                <w:sz w:val="19"/>
                <w:szCs w:val="19"/>
              </w:rPr>
              <w:t>Interactive Workshop</w:t>
            </w:r>
            <w:r w:rsidRPr="00D734EF">
              <w:rPr>
                <w:rFonts w:ascii="Open Sans" w:hAnsi="Open Sans" w:eastAsia="Times New Roman" w:cs="Open Sans"/>
                <w:color w:val="000000"/>
                <w:sz w:val="19"/>
                <w:szCs w:val="19"/>
                <w:lang w:val="en-US"/>
              </w:rPr>
              <w:t> </w:t>
            </w:r>
          </w:p>
          <w:p w:rsidRPr="00D734EF" w:rsidR="00D734EF" w:rsidP="00803815" w:rsidRDefault="00D734EF" w14:paraId="2E902622" w14:textId="14FB87D1">
            <w:pPr>
              <w:numPr>
                <w:ilvl w:val="0"/>
                <w:numId w:val="19"/>
              </w:numPr>
              <w:spacing w:line="240" w:lineRule="auto"/>
              <w:ind w:left="1080" w:firstLine="0"/>
              <w:jc w:val="left"/>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Interactive Mock Assessment</w:t>
            </w:r>
            <w:r w:rsidRPr="00D734EF">
              <w:rPr>
                <w:rFonts w:ascii="Open Sans" w:hAnsi="Open Sans" w:eastAsia="Times New Roman" w:cs="Open Sans"/>
                <w:color w:val="000000"/>
                <w:sz w:val="19"/>
                <w:szCs w:val="19"/>
                <w:lang w:val="en-US"/>
              </w:rPr>
              <w:t>  </w:t>
            </w:r>
          </w:p>
        </w:tc>
        <w:tc>
          <w:tcPr>
            <w:tcW w:w="1290" w:type="dxa"/>
            <w:tcBorders>
              <w:top w:val="nil"/>
              <w:left w:val="nil"/>
              <w:bottom w:val="single" w:color="auto" w:sz="6" w:space="0"/>
              <w:right w:val="single" w:color="auto" w:sz="6" w:space="0"/>
            </w:tcBorders>
            <w:shd w:val="clear" w:color="auto" w:fill="E2EFD9"/>
            <w:hideMark/>
          </w:tcPr>
          <w:p w:rsidRPr="00D734EF" w:rsidR="00D734EF" w:rsidP="00D734EF" w:rsidRDefault="00D734EF" w14:paraId="6B13B88C" w14:textId="77777777">
            <w:pPr>
              <w:spacing w:line="240" w:lineRule="auto"/>
              <w:jc w:val="center"/>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Q&amp;A and day recap</w:t>
            </w:r>
            <w:r w:rsidRPr="00D734EF">
              <w:rPr>
                <w:rFonts w:ascii="Open Sans" w:hAnsi="Open Sans" w:eastAsia="Times New Roman" w:cs="Open Sans"/>
                <w:color w:val="000000"/>
                <w:sz w:val="19"/>
                <w:szCs w:val="19"/>
                <w:lang w:val="en-US"/>
              </w:rPr>
              <w:t> </w:t>
            </w:r>
          </w:p>
        </w:tc>
      </w:tr>
      <w:tr w:rsidRPr="00D734EF" w:rsidR="00D734EF" w:rsidTr="00D734EF" w14:paraId="4AC001A3" w14:textId="77777777">
        <w:tc>
          <w:tcPr>
            <w:tcW w:w="1305" w:type="dxa"/>
            <w:tcBorders>
              <w:top w:val="nil"/>
              <w:left w:val="single" w:color="auto" w:sz="6" w:space="0"/>
              <w:bottom w:val="single" w:color="auto" w:sz="6" w:space="0"/>
              <w:right w:val="single" w:color="auto" w:sz="6" w:space="0"/>
            </w:tcBorders>
            <w:shd w:val="clear" w:color="auto" w:fill="E2EFD9"/>
            <w:hideMark/>
          </w:tcPr>
          <w:p w:rsidRPr="00D734EF" w:rsidR="00D734EF" w:rsidP="00D734EF" w:rsidRDefault="00D734EF" w14:paraId="66BB6F7F" w14:textId="77777777">
            <w:pPr>
              <w:spacing w:line="240" w:lineRule="auto"/>
              <w:jc w:val="left"/>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Thursday</w:t>
            </w:r>
            <w:r w:rsidRPr="00D734EF">
              <w:rPr>
                <w:rFonts w:ascii="Open Sans" w:hAnsi="Open Sans" w:eastAsia="Times New Roman" w:cs="Open Sans"/>
                <w:color w:val="000000"/>
                <w:sz w:val="19"/>
                <w:szCs w:val="19"/>
                <w:lang w:val="en-US"/>
              </w:rPr>
              <w:t> </w:t>
            </w:r>
          </w:p>
        </w:tc>
        <w:tc>
          <w:tcPr>
            <w:tcW w:w="7815" w:type="dxa"/>
            <w:gridSpan w:val="6"/>
            <w:tcBorders>
              <w:top w:val="nil"/>
              <w:left w:val="nil"/>
              <w:bottom w:val="single" w:color="auto" w:sz="6" w:space="0"/>
              <w:right w:val="single" w:color="auto" w:sz="6" w:space="0"/>
            </w:tcBorders>
            <w:shd w:val="clear" w:color="auto" w:fill="E2EFD9"/>
            <w:hideMark/>
          </w:tcPr>
          <w:p w:rsidRPr="00D734EF" w:rsidR="00D734EF" w:rsidP="00803815" w:rsidRDefault="00D734EF" w14:paraId="3FB14FF3" w14:textId="77777777">
            <w:pPr>
              <w:numPr>
                <w:ilvl w:val="0"/>
                <w:numId w:val="20"/>
              </w:numPr>
              <w:spacing w:line="240" w:lineRule="auto"/>
              <w:ind w:left="1080" w:firstLine="0"/>
              <w:jc w:val="left"/>
              <w:textAlignment w:val="baseline"/>
              <w:rPr>
                <w:rFonts w:ascii="Open Sans" w:hAnsi="Open Sans" w:eastAsia="Times New Roman" w:cs="Open Sans"/>
                <w:sz w:val="19"/>
                <w:szCs w:val="19"/>
                <w:lang w:val="en-US"/>
              </w:rPr>
            </w:pPr>
            <w:r w:rsidRPr="00D734EF">
              <w:rPr>
                <w:rFonts w:ascii="Open Sans" w:hAnsi="Open Sans" w:eastAsia="Times New Roman" w:cs="Open Sans"/>
                <w:color w:val="000000"/>
                <w:sz w:val="19"/>
                <w:szCs w:val="19"/>
              </w:rPr>
              <w:t>Analysing Relationships between variables (e.g., compute correlation by hand)</w:t>
            </w:r>
            <w:r w:rsidRPr="00D734EF">
              <w:rPr>
                <w:rFonts w:ascii="Open Sans" w:hAnsi="Open Sans" w:eastAsia="Times New Roman" w:cs="Open Sans"/>
                <w:color w:val="000000"/>
                <w:sz w:val="19"/>
                <w:szCs w:val="19"/>
                <w:lang w:val="en-US"/>
              </w:rPr>
              <w:t> </w:t>
            </w:r>
          </w:p>
          <w:p w:rsidRPr="00D734EF" w:rsidR="00D734EF" w:rsidP="00803815" w:rsidRDefault="00D734EF" w14:paraId="1054FDF0" w14:textId="77777777">
            <w:pPr>
              <w:numPr>
                <w:ilvl w:val="0"/>
                <w:numId w:val="21"/>
              </w:numPr>
              <w:spacing w:line="240" w:lineRule="auto"/>
              <w:ind w:left="1080" w:firstLine="0"/>
              <w:jc w:val="left"/>
              <w:textAlignment w:val="baseline"/>
              <w:rPr>
                <w:rFonts w:ascii="Open Sans" w:hAnsi="Open Sans" w:eastAsia="Times New Roman" w:cs="Open Sans"/>
                <w:sz w:val="19"/>
                <w:szCs w:val="19"/>
                <w:lang w:val="en-US"/>
              </w:rPr>
            </w:pPr>
            <w:r w:rsidRPr="00D734EF">
              <w:rPr>
                <w:rFonts w:ascii="Open Sans" w:hAnsi="Open Sans" w:eastAsia="Times New Roman" w:cs="Open Sans"/>
                <w:color w:val="000000"/>
                <w:sz w:val="19"/>
                <w:szCs w:val="19"/>
              </w:rPr>
              <w:t>Interactive Workshop</w:t>
            </w:r>
            <w:r w:rsidRPr="00D734EF">
              <w:rPr>
                <w:rFonts w:ascii="Open Sans" w:hAnsi="Open Sans" w:eastAsia="Times New Roman" w:cs="Open Sans"/>
                <w:color w:val="000000"/>
                <w:sz w:val="19"/>
                <w:szCs w:val="19"/>
                <w:lang w:val="en-US"/>
              </w:rPr>
              <w:t> </w:t>
            </w:r>
          </w:p>
          <w:p w:rsidRPr="00D734EF" w:rsidR="00D734EF" w:rsidP="00803815" w:rsidRDefault="00D734EF" w14:paraId="279E9FCE" w14:textId="77777777">
            <w:pPr>
              <w:numPr>
                <w:ilvl w:val="0"/>
                <w:numId w:val="22"/>
              </w:numPr>
              <w:spacing w:line="240" w:lineRule="auto"/>
              <w:ind w:left="1080" w:firstLine="0"/>
              <w:jc w:val="left"/>
              <w:textAlignment w:val="baseline"/>
              <w:rPr>
                <w:rFonts w:ascii="Open Sans" w:hAnsi="Open Sans" w:eastAsia="Times New Roman" w:cs="Open Sans"/>
                <w:sz w:val="19"/>
                <w:szCs w:val="19"/>
                <w:lang w:val="en-US"/>
              </w:rPr>
            </w:pPr>
            <w:r w:rsidRPr="00D734EF">
              <w:rPr>
                <w:rFonts w:ascii="Open Sans" w:hAnsi="Open Sans" w:eastAsia="Times New Roman" w:cs="Open Sans"/>
                <w:color w:val="000000"/>
                <w:sz w:val="19"/>
                <w:szCs w:val="19"/>
              </w:rPr>
              <w:t>Interactive Mock Assessment</w:t>
            </w:r>
            <w:r w:rsidRPr="00D734EF">
              <w:rPr>
                <w:rFonts w:ascii="Open Sans" w:hAnsi="Open Sans" w:eastAsia="Times New Roman" w:cs="Open Sans"/>
                <w:color w:val="000000"/>
                <w:sz w:val="19"/>
                <w:szCs w:val="19"/>
                <w:lang w:val="en-US"/>
              </w:rPr>
              <w:t> </w:t>
            </w:r>
          </w:p>
        </w:tc>
        <w:tc>
          <w:tcPr>
            <w:tcW w:w="1290" w:type="dxa"/>
            <w:tcBorders>
              <w:top w:val="nil"/>
              <w:left w:val="nil"/>
              <w:bottom w:val="single" w:color="auto" w:sz="6" w:space="0"/>
              <w:right w:val="single" w:color="auto" w:sz="6" w:space="0"/>
            </w:tcBorders>
            <w:shd w:val="clear" w:color="auto" w:fill="E2EFD9"/>
            <w:hideMark/>
          </w:tcPr>
          <w:p w:rsidRPr="00D734EF" w:rsidR="00D734EF" w:rsidP="00D734EF" w:rsidRDefault="00D734EF" w14:paraId="0B655D7B" w14:textId="77777777">
            <w:pPr>
              <w:spacing w:line="240" w:lineRule="auto"/>
              <w:jc w:val="center"/>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Q&amp;A and day recap</w:t>
            </w:r>
            <w:r w:rsidRPr="00D734EF">
              <w:rPr>
                <w:rFonts w:ascii="Open Sans" w:hAnsi="Open Sans" w:eastAsia="Times New Roman" w:cs="Open Sans"/>
                <w:color w:val="000000"/>
                <w:sz w:val="19"/>
                <w:szCs w:val="19"/>
                <w:lang w:val="en-US"/>
              </w:rPr>
              <w:t> </w:t>
            </w:r>
          </w:p>
        </w:tc>
      </w:tr>
      <w:tr w:rsidRPr="00D734EF" w:rsidR="00D734EF" w:rsidTr="00D734EF" w14:paraId="7C407DBC" w14:textId="77777777">
        <w:trPr>
          <w:trHeight w:val="315"/>
        </w:trPr>
        <w:tc>
          <w:tcPr>
            <w:tcW w:w="1305" w:type="dxa"/>
            <w:tcBorders>
              <w:top w:val="nil"/>
              <w:left w:val="single" w:color="auto" w:sz="6" w:space="0"/>
              <w:bottom w:val="single" w:color="auto" w:sz="6" w:space="0"/>
              <w:right w:val="single" w:color="auto" w:sz="6" w:space="0"/>
            </w:tcBorders>
            <w:shd w:val="clear" w:color="auto" w:fill="FFF2CC"/>
            <w:hideMark/>
          </w:tcPr>
          <w:p w:rsidRPr="00D734EF" w:rsidR="00D734EF" w:rsidP="00D734EF" w:rsidRDefault="00D734EF" w14:paraId="430BAEC5" w14:textId="77777777">
            <w:pPr>
              <w:spacing w:line="240" w:lineRule="auto"/>
              <w:jc w:val="left"/>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Friday</w:t>
            </w:r>
            <w:r w:rsidRPr="00D734EF">
              <w:rPr>
                <w:rFonts w:ascii="Open Sans" w:hAnsi="Open Sans" w:eastAsia="Times New Roman" w:cs="Open Sans"/>
                <w:color w:val="000000"/>
                <w:sz w:val="19"/>
                <w:szCs w:val="19"/>
                <w:lang w:val="en-US"/>
              </w:rPr>
              <w:t> </w:t>
            </w:r>
          </w:p>
        </w:tc>
        <w:tc>
          <w:tcPr>
            <w:tcW w:w="7815" w:type="dxa"/>
            <w:gridSpan w:val="6"/>
            <w:tcBorders>
              <w:top w:val="nil"/>
              <w:left w:val="nil"/>
              <w:bottom w:val="single" w:color="auto" w:sz="6" w:space="0"/>
              <w:right w:val="single" w:color="auto" w:sz="6" w:space="0"/>
            </w:tcBorders>
            <w:shd w:val="clear" w:color="auto" w:fill="FFF2CC"/>
            <w:hideMark/>
          </w:tcPr>
          <w:p w:rsidRPr="00D734EF" w:rsidR="00D734EF" w:rsidP="00D734EF" w:rsidRDefault="00D734EF" w14:paraId="323C8C44" w14:textId="77777777">
            <w:pPr>
              <w:spacing w:line="240" w:lineRule="auto"/>
              <w:jc w:val="center"/>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DataLab 03: Discussion</w:t>
            </w:r>
            <w:r w:rsidRPr="00D734EF">
              <w:rPr>
                <w:rFonts w:ascii="Open Sans" w:hAnsi="Open Sans" w:eastAsia="Times New Roman" w:cs="Open Sans"/>
                <w:color w:val="000000"/>
                <w:sz w:val="19"/>
                <w:szCs w:val="19"/>
                <w:lang w:val="en-US"/>
              </w:rPr>
              <w:t> </w:t>
            </w:r>
          </w:p>
          <w:p w:rsidRPr="00D734EF" w:rsidR="00D734EF" w:rsidP="00D734EF" w:rsidRDefault="00D734EF" w14:paraId="57DDD83B" w14:textId="77777777">
            <w:pPr>
              <w:spacing w:line="240" w:lineRule="auto"/>
              <w:jc w:val="center"/>
              <w:textAlignment w:val="baseline"/>
              <w:rPr>
                <w:rFonts w:ascii="Segoe UI" w:hAnsi="Segoe UI" w:eastAsia="Times New Roman" w:cs="Segoe UI"/>
                <w:szCs w:val="18"/>
                <w:lang w:val="en-US"/>
              </w:rPr>
            </w:pPr>
            <w:r w:rsidRPr="00D734EF">
              <w:rPr>
                <w:rFonts w:ascii="Open Sans" w:hAnsi="Open Sans" w:eastAsia="Times New Roman" w:cs="Open Sans"/>
                <w:color w:val="000000"/>
                <w:szCs w:val="18"/>
              </w:rPr>
              <w:t>Identify and write up the interpretation considerations regarding the data and make recommendations for future analyses and data driven decisions.</w:t>
            </w:r>
            <w:r w:rsidRPr="00D734EF">
              <w:rPr>
                <w:rFonts w:ascii="Open Sans" w:hAnsi="Open Sans" w:eastAsia="Times New Roman" w:cs="Open Sans"/>
                <w:color w:val="000000"/>
                <w:szCs w:val="18"/>
                <w:lang w:val="en-US"/>
              </w:rPr>
              <w:t> </w:t>
            </w:r>
          </w:p>
          <w:p w:rsidRPr="00D734EF" w:rsidR="00D734EF" w:rsidP="00D734EF" w:rsidRDefault="00D734EF" w14:paraId="74BD2CDE" w14:textId="77777777">
            <w:pPr>
              <w:spacing w:line="240" w:lineRule="auto"/>
              <w:jc w:val="center"/>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lang w:val="en-US"/>
              </w:rPr>
              <w:t> </w:t>
            </w:r>
          </w:p>
        </w:tc>
        <w:tc>
          <w:tcPr>
            <w:tcW w:w="1290" w:type="dxa"/>
            <w:tcBorders>
              <w:top w:val="nil"/>
              <w:left w:val="nil"/>
              <w:bottom w:val="single" w:color="auto" w:sz="6" w:space="0"/>
              <w:right w:val="single" w:color="auto" w:sz="6" w:space="0"/>
            </w:tcBorders>
            <w:shd w:val="clear" w:color="auto" w:fill="D7EFF9"/>
            <w:hideMark/>
          </w:tcPr>
          <w:p w:rsidRPr="00D734EF" w:rsidR="00D734EF" w:rsidP="00D734EF" w:rsidRDefault="00D734EF" w14:paraId="186F2DE6" w14:textId="77777777">
            <w:pPr>
              <w:spacing w:line="240" w:lineRule="auto"/>
              <w:jc w:val="center"/>
              <w:textAlignment w:val="baseline"/>
              <w:rPr>
                <w:rFonts w:ascii="Segoe UI" w:hAnsi="Segoe UI" w:eastAsia="Times New Roman" w:cs="Segoe UI"/>
                <w:szCs w:val="18"/>
                <w:lang w:val="en-US"/>
              </w:rPr>
            </w:pPr>
            <w:r w:rsidRPr="00D734EF">
              <w:rPr>
                <w:rFonts w:ascii="Open Sans" w:hAnsi="Open Sans" w:eastAsia="Times New Roman" w:cs="Open Sans"/>
                <w:color w:val="000000"/>
                <w:sz w:val="19"/>
                <w:szCs w:val="19"/>
              </w:rPr>
              <w:t>Day reflection</w:t>
            </w:r>
            <w:r w:rsidRPr="00D734EF">
              <w:rPr>
                <w:rFonts w:ascii="Open Sans" w:hAnsi="Open Sans" w:eastAsia="Times New Roman" w:cs="Open Sans"/>
                <w:color w:val="000000"/>
                <w:sz w:val="19"/>
                <w:szCs w:val="19"/>
                <w:lang w:val="en-US"/>
              </w:rPr>
              <w:t> </w:t>
            </w:r>
          </w:p>
        </w:tc>
      </w:tr>
    </w:tbl>
    <w:p w:rsidR="00D238F5" w:rsidP="00D238F5" w:rsidRDefault="00D238F5" w14:paraId="36C8697A" w14:textId="37E0ABA5">
      <w:pPr>
        <w:pStyle w:val="Heading3"/>
        <w:rPr>
          <w:lang w:val="en-US"/>
        </w:rPr>
      </w:pPr>
      <w:bookmarkStart w:name="_Toc72233257" w:id="29"/>
      <w:r>
        <w:rPr>
          <w:lang w:val="en-US"/>
        </w:rPr>
        <w:t>Week 5</w:t>
      </w:r>
      <w:bookmarkEnd w:id="29"/>
    </w:p>
    <w:tbl>
      <w:tblPr>
        <w:tblW w:w="0" w:type="dxa"/>
        <w:tblBorders>
          <w:top w:val="outset" w:color="auto" w:sz="6" w:space="0"/>
          <w:left w:val="outset" w:color="auto" w:sz="6" w:space="0"/>
          <w:bottom w:val="outset" w:color="auto" w:sz="6" w:space="0"/>
          <w:right w:val="outset" w:color="auto" w:sz="6" w:space="0"/>
        </w:tblBorders>
        <w:tblCellMar>
          <w:left w:w="0" w:type="dxa"/>
          <w:right w:w="0" w:type="dxa"/>
        </w:tblCellMar>
        <w:tblLook w:val="04A0" w:firstRow="1" w:lastRow="0" w:firstColumn="1" w:lastColumn="0" w:noHBand="0" w:noVBand="1"/>
      </w:tblPr>
      <w:tblGrid>
        <w:gridCol w:w="1305"/>
        <w:gridCol w:w="1305"/>
        <w:gridCol w:w="1305"/>
        <w:gridCol w:w="1290"/>
        <w:gridCol w:w="1290"/>
        <w:gridCol w:w="1305"/>
        <w:gridCol w:w="1320"/>
        <w:gridCol w:w="1290"/>
      </w:tblGrid>
      <w:tr w:rsidRPr="008C5819" w:rsidR="008C5819" w:rsidTr="008C5819" w14:paraId="05C578B6" w14:textId="77777777">
        <w:tc>
          <w:tcPr>
            <w:tcW w:w="1305" w:type="dxa"/>
            <w:tcBorders>
              <w:top w:val="single" w:color="auto" w:sz="6" w:space="0"/>
              <w:left w:val="single" w:color="auto" w:sz="6" w:space="0"/>
              <w:bottom w:val="single" w:color="auto" w:sz="6" w:space="0"/>
              <w:right w:val="single" w:color="auto" w:sz="6" w:space="0"/>
            </w:tcBorders>
            <w:shd w:val="clear" w:color="auto" w:fill="auto"/>
            <w:hideMark/>
          </w:tcPr>
          <w:p w:rsidRPr="008C5819" w:rsidR="008C5819" w:rsidP="008C5819" w:rsidRDefault="008C5819" w14:paraId="08DB9884" w14:textId="77777777">
            <w:pPr>
              <w:spacing w:line="240" w:lineRule="auto"/>
              <w:jc w:val="center"/>
              <w:textAlignment w:val="baseline"/>
              <w:rPr>
                <w:rFonts w:ascii="Segoe UI" w:hAnsi="Segoe UI" w:eastAsia="Times New Roman" w:cs="Segoe UI"/>
                <w:szCs w:val="18"/>
                <w:lang w:val="en-US"/>
              </w:rPr>
            </w:pPr>
            <w:r w:rsidRPr="008C5819">
              <w:rPr>
                <w:rFonts w:ascii="Open Sans" w:hAnsi="Open Sans" w:eastAsia="Times New Roman" w:cs="Open Sans"/>
                <w:color w:val="FF0000"/>
                <w:sz w:val="19"/>
                <w:szCs w:val="19"/>
              </w:rPr>
              <w:t>Day/Time</w:t>
            </w:r>
            <w:r w:rsidRPr="008C5819">
              <w:rPr>
                <w:rFonts w:ascii="Open Sans" w:hAnsi="Open Sans" w:eastAsia="Times New Roman" w:cs="Open Sans"/>
                <w:color w:val="FF0000"/>
                <w:sz w:val="19"/>
                <w:szCs w:val="19"/>
                <w:lang w:val="en-US"/>
              </w:rPr>
              <w:t> </w:t>
            </w:r>
          </w:p>
        </w:tc>
        <w:tc>
          <w:tcPr>
            <w:tcW w:w="1305" w:type="dxa"/>
            <w:tcBorders>
              <w:top w:val="single" w:color="auto" w:sz="6" w:space="0"/>
              <w:left w:val="nil"/>
              <w:bottom w:val="single" w:color="auto" w:sz="6" w:space="0"/>
              <w:right w:val="single" w:color="auto" w:sz="6" w:space="0"/>
            </w:tcBorders>
            <w:shd w:val="clear" w:color="auto" w:fill="auto"/>
            <w:hideMark/>
          </w:tcPr>
          <w:p w:rsidRPr="008C5819" w:rsidR="008C5819" w:rsidP="008C5819" w:rsidRDefault="008C5819" w14:paraId="6B76BDC4" w14:textId="77777777">
            <w:pPr>
              <w:spacing w:line="240" w:lineRule="auto"/>
              <w:jc w:val="center"/>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9-10</w:t>
            </w:r>
            <w:r w:rsidRPr="008C5819">
              <w:rPr>
                <w:rFonts w:ascii="Open Sans" w:hAnsi="Open Sans" w:eastAsia="Times New Roman" w:cs="Open Sans"/>
                <w:color w:val="000000"/>
                <w:sz w:val="19"/>
                <w:szCs w:val="19"/>
                <w:lang w:val="en-US"/>
              </w:rPr>
              <w:t> </w:t>
            </w:r>
          </w:p>
        </w:tc>
        <w:tc>
          <w:tcPr>
            <w:tcW w:w="1305" w:type="dxa"/>
            <w:tcBorders>
              <w:top w:val="single" w:color="auto" w:sz="6" w:space="0"/>
              <w:left w:val="nil"/>
              <w:bottom w:val="single" w:color="auto" w:sz="6" w:space="0"/>
              <w:right w:val="single" w:color="auto" w:sz="6" w:space="0"/>
            </w:tcBorders>
            <w:shd w:val="clear" w:color="auto" w:fill="auto"/>
            <w:hideMark/>
          </w:tcPr>
          <w:p w:rsidRPr="008C5819" w:rsidR="008C5819" w:rsidP="008C5819" w:rsidRDefault="008C5819" w14:paraId="455B02C9" w14:textId="77777777">
            <w:pPr>
              <w:spacing w:line="240" w:lineRule="auto"/>
              <w:jc w:val="center"/>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10-11</w:t>
            </w:r>
            <w:r w:rsidRPr="008C5819">
              <w:rPr>
                <w:rFonts w:ascii="Open Sans" w:hAnsi="Open Sans" w:eastAsia="Times New Roman" w:cs="Open Sans"/>
                <w:color w:val="000000"/>
                <w:sz w:val="19"/>
                <w:szCs w:val="19"/>
                <w:lang w:val="en-US"/>
              </w:rPr>
              <w:t> </w:t>
            </w:r>
          </w:p>
        </w:tc>
        <w:tc>
          <w:tcPr>
            <w:tcW w:w="1290" w:type="dxa"/>
            <w:tcBorders>
              <w:top w:val="single" w:color="auto" w:sz="6" w:space="0"/>
              <w:left w:val="nil"/>
              <w:bottom w:val="single" w:color="auto" w:sz="6" w:space="0"/>
              <w:right w:val="single" w:color="auto" w:sz="6" w:space="0"/>
            </w:tcBorders>
            <w:shd w:val="clear" w:color="auto" w:fill="auto"/>
            <w:hideMark/>
          </w:tcPr>
          <w:p w:rsidRPr="008C5819" w:rsidR="008C5819" w:rsidP="008C5819" w:rsidRDefault="008C5819" w14:paraId="4F86B927" w14:textId="77777777">
            <w:pPr>
              <w:spacing w:line="240" w:lineRule="auto"/>
              <w:jc w:val="center"/>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11-12</w:t>
            </w:r>
            <w:r w:rsidRPr="008C5819">
              <w:rPr>
                <w:rFonts w:ascii="Open Sans" w:hAnsi="Open Sans" w:eastAsia="Times New Roman" w:cs="Open Sans"/>
                <w:color w:val="000000"/>
                <w:sz w:val="19"/>
                <w:szCs w:val="19"/>
                <w:lang w:val="en-US"/>
              </w:rPr>
              <w:t> </w:t>
            </w:r>
          </w:p>
        </w:tc>
        <w:tc>
          <w:tcPr>
            <w:tcW w:w="1290" w:type="dxa"/>
            <w:tcBorders>
              <w:top w:val="single" w:color="auto" w:sz="6" w:space="0"/>
              <w:left w:val="nil"/>
              <w:bottom w:val="single" w:color="auto" w:sz="6" w:space="0"/>
              <w:right w:val="single" w:color="auto" w:sz="6" w:space="0"/>
            </w:tcBorders>
            <w:shd w:val="clear" w:color="auto" w:fill="auto"/>
            <w:hideMark/>
          </w:tcPr>
          <w:p w:rsidRPr="008C5819" w:rsidR="008C5819" w:rsidP="008C5819" w:rsidRDefault="008C5819" w14:paraId="7E79E8BA" w14:textId="77777777">
            <w:pPr>
              <w:spacing w:line="240" w:lineRule="auto"/>
              <w:jc w:val="center"/>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13-14</w:t>
            </w:r>
            <w:r w:rsidRPr="008C5819">
              <w:rPr>
                <w:rFonts w:ascii="Open Sans" w:hAnsi="Open Sans" w:eastAsia="Times New Roman" w:cs="Open Sans"/>
                <w:color w:val="000000"/>
                <w:sz w:val="19"/>
                <w:szCs w:val="19"/>
                <w:lang w:val="en-US"/>
              </w:rPr>
              <w:t> </w:t>
            </w:r>
          </w:p>
        </w:tc>
        <w:tc>
          <w:tcPr>
            <w:tcW w:w="1305" w:type="dxa"/>
            <w:tcBorders>
              <w:top w:val="single" w:color="auto" w:sz="6" w:space="0"/>
              <w:left w:val="nil"/>
              <w:bottom w:val="single" w:color="auto" w:sz="6" w:space="0"/>
              <w:right w:val="single" w:color="auto" w:sz="6" w:space="0"/>
            </w:tcBorders>
            <w:shd w:val="clear" w:color="auto" w:fill="auto"/>
            <w:hideMark/>
          </w:tcPr>
          <w:p w:rsidRPr="008C5819" w:rsidR="008C5819" w:rsidP="008C5819" w:rsidRDefault="008C5819" w14:paraId="25E2266D" w14:textId="77777777">
            <w:pPr>
              <w:spacing w:line="240" w:lineRule="auto"/>
              <w:jc w:val="center"/>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14-15</w:t>
            </w:r>
            <w:r w:rsidRPr="008C5819">
              <w:rPr>
                <w:rFonts w:ascii="Open Sans" w:hAnsi="Open Sans" w:eastAsia="Times New Roman" w:cs="Open Sans"/>
                <w:color w:val="000000"/>
                <w:sz w:val="19"/>
                <w:szCs w:val="19"/>
                <w:lang w:val="en-US"/>
              </w:rPr>
              <w:t> </w:t>
            </w:r>
          </w:p>
        </w:tc>
        <w:tc>
          <w:tcPr>
            <w:tcW w:w="1305" w:type="dxa"/>
            <w:tcBorders>
              <w:top w:val="single" w:color="auto" w:sz="6" w:space="0"/>
              <w:left w:val="nil"/>
              <w:bottom w:val="single" w:color="auto" w:sz="6" w:space="0"/>
              <w:right w:val="single" w:color="auto" w:sz="6" w:space="0"/>
            </w:tcBorders>
            <w:shd w:val="clear" w:color="auto" w:fill="auto"/>
            <w:hideMark/>
          </w:tcPr>
          <w:p w:rsidRPr="008C5819" w:rsidR="008C5819" w:rsidP="008C5819" w:rsidRDefault="008C5819" w14:paraId="6FE8EB00" w14:textId="77777777">
            <w:pPr>
              <w:spacing w:line="240" w:lineRule="auto"/>
              <w:jc w:val="center"/>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15-16</w:t>
            </w:r>
            <w:r w:rsidRPr="008C5819">
              <w:rPr>
                <w:rFonts w:ascii="Open Sans" w:hAnsi="Open Sans" w:eastAsia="Times New Roman" w:cs="Open Sans"/>
                <w:color w:val="000000"/>
                <w:sz w:val="19"/>
                <w:szCs w:val="19"/>
                <w:lang w:val="en-US"/>
              </w:rPr>
              <w:t> </w:t>
            </w:r>
          </w:p>
        </w:tc>
        <w:tc>
          <w:tcPr>
            <w:tcW w:w="1290" w:type="dxa"/>
            <w:tcBorders>
              <w:top w:val="single" w:color="auto" w:sz="6" w:space="0"/>
              <w:left w:val="nil"/>
              <w:bottom w:val="single" w:color="auto" w:sz="6" w:space="0"/>
              <w:right w:val="single" w:color="auto" w:sz="6" w:space="0"/>
            </w:tcBorders>
            <w:shd w:val="clear" w:color="auto" w:fill="auto"/>
            <w:hideMark/>
          </w:tcPr>
          <w:p w:rsidRPr="008C5819" w:rsidR="008C5819" w:rsidP="008C5819" w:rsidRDefault="008C5819" w14:paraId="558C632C" w14:textId="77777777">
            <w:pPr>
              <w:spacing w:line="240" w:lineRule="auto"/>
              <w:jc w:val="center"/>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16-17</w:t>
            </w:r>
            <w:r w:rsidRPr="008C5819">
              <w:rPr>
                <w:rFonts w:ascii="Open Sans" w:hAnsi="Open Sans" w:eastAsia="Times New Roman" w:cs="Open Sans"/>
                <w:color w:val="000000"/>
                <w:sz w:val="19"/>
                <w:szCs w:val="19"/>
                <w:lang w:val="en-US"/>
              </w:rPr>
              <w:t> </w:t>
            </w:r>
          </w:p>
        </w:tc>
      </w:tr>
      <w:tr w:rsidRPr="008C5819" w:rsidR="008C5819" w:rsidTr="22DC0ED4" w14:paraId="2813D599" w14:textId="77777777">
        <w:tc>
          <w:tcPr>
            <w:tcW w:w="1305" w:type="dxa"/>
            <w:tcBorders>
              <w:top w:val="nil"/>
              <w:left w:val="single" w:color="auto" w:sz="6" w:space="0"/>
              <w:bottom w:val="single" w:color="auto" w:sz="6" w:space="0"/>
              <w:right w:val="single" w:color="auto" w:sz="6" w:space="0"/>
            </w:tcBorders>
            <w:shd w:val="clear" w:color="auto" w:fill="E2EFD9" w:themeFill="accent6" w:themeFillTint="33"/>
            <w:hideMark/>
          </w:tcPr>
          <w:p w:rsidRPr="008C5819" w:rsidR="008C5819" w:rsidP="008C5819" w:rsidRDefault="008C5819" w14:paraId="03B49CE9" w14:textId="77777777">
            <w:pPr>
              <w:spacing w:line="240" w:lineRule="auto"/>
              <w:jc w:val="left"/>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Monday</w:t>
            </w:r>
            <w:r w:rsidRPr="008C5819">
              <w:rPr>
                <w:rFonts w:ascii="Open Sans" w:hAnsi="Open Sans" w:eastAsia="Times New Roman" w:cs="Open Sans"/>
                <w:color w:val="000000"/>
                <w:sz w:val="19"/>
                <w:szCs w:val="19"/>
                <w:lang w:val="en-US"/>
              </w:rPr>
              <w:t> </w:t>
            </w:r>
          </w:p>
        </w:tc>
        <w:tc>
          <w:tcPr>
            <w:tcW w:w="7815" w:type="dxa"/>
            <w:gridSpan w:val="6"/>
            <w:tcBorders>
              <w:top w:val="nil"/>
              <w:left w:val="nil"/>
              <w:bottom w:val="single" w:color="auto" w:sz="6" w:space="0"/>
              <w:right w:val="single" w:color="auto" w:sz="6" w:space="0"/>
            </w:tcBorders>
            <w:shd w:val="clear" w:color="auto" w:fill="E2EFD9" w:themeFill="accent6" w:themeFillTint="33"/>
            <w:hideMark/>
          </w:tcPr>
          <w:p w:rsidRPr="008C5819" w:rsidR="008C5819" w:rsidP="00803815" w:rsidRDefault="008C5819" w14:paraId="42F4525D" w14:textId="77777777">
            <w:pPr>
              <w:numPr>
                <w:ilvl w:val="0"/>
                <w:numId w:val="23"/>
              </w:numPr>
              <w:spacing w:line="240" w:lineRule="auto"/>
              <w:ind w:left="1080" w:firstLine="0"/>
              <w:jc w:val="left"/>
              <w:textAlignment w:val="baseline"/>
              <w:rPr>
                <w:rFonts w:ascii="Open Sans" w:hAnsi="Open Sans" w:eastAsia="Times New Roman" w:cs="Open Sans"/>
                <w:sz w:val="19"/>
                <w:szCs w:val="19"/>
                <w:lang w:val="en-US"/>
              </w:rPr>
            </w:pPr>
            <w:r w:rsidRPr="008C5819">
              <w:rPr>
                <w:rFonts w:ascii="Open Sans" w:hAnsi="Open Sans" w:eastAsia="Times New Roman" w:cs="Open Sans"/>
                <w:color w:val="000000"/>
                <w:sz w:val="19"/>
                <w:szCs w:val="19"/>
              </w:rPr>
              <w:t>Reporting &amp; visualising (Academic Skills)</w:t>
            </w:r>
            <w:r w:rsidRPr="008C5819">
              <w:rPr>
                <w:rFonts w:ascii="Open Sans" w:hAnsi="Open Sans" w:eastAsia="Times New Roman" w:cs="Open Sans"/>
                <w:color w:val="000000"/>
                <w:sz w:val="19"/>
                <w:szCs w:val="19"/>
                <w:lang w:val="en-US"/>
              </w:rPr>
              <w:t> </w:t>
            </w:r>
          </w:p>
          <w:p w:rsidRPr="008C5819" w:rsidR="008C5819" w:rsidP="00803815" w:rsidRDefault="008C5819" w14:paraId="32088AB5" w14:textId="77777777">
            <w:pPr>
              <w:numPr>
                <w:ilvl w:val="0"/>
                <w:numId w:val="24"/>
              </w:numPr>
              <w:spacing w:line="240" w:lineRule="auto"/>
              <w:ind w:left="1080" w:firstLine="0"/>
              <w:jc w:val="left"/>
              <w:textAlignment w:val="baseline"/>
              <w:rPr>
                <w:rFonts w:ascii="Open Sans" w:hAnsi="Open Sans" w:eastAsia="Times New Roman" w:cs="Open Sans"/>
                <w:sz w:val="19"/>
                <w:szCs w:val="19"/>
                <w:lang w:val="en-US"/>
              </w:rPr>
            </w:pPr>
            <w:r w:rsidRPr="008C5819">
              <w:rPr>
                <w:rFonts w:ascii="Open Sans" w:hAnsi="Open Sans" w:eastAsia="Times New Roman" w:cs="Open Sans"/>
                <w:color w:val="000000"/>
                <w:sz w:val="19"/>
                <w:szCs w:val="19"/>
              </w:rPr>
              <w:t>Interactive Workshop</w:t>
            </w:r>
            <w:r w:rsidRPr="008C5819">
              <w:rPr>
                <w:rFonts w:ascii="Open Sans" w:hAnsi="Open Sans" w:eastAsia="Times New Roman" w:cs="Open Sans"/>
                <w:color w:val="000000"/>
                <w:sz w:val="19"/>
                <w:szCs w:val="19"/>
                <w:lang w:val="en-US"/>
              </w:rPr>
              <w:t> </w:t>
            </w:r>
          </w:p>
          <w:p w:rsidRPr="008C5819" w:rsidR="008C5819" w:rsidP="00803815" w:rsidRDefault="008C5819" w14:paraId="0CBE2231" w14:textId="77777777">
            <w:pPr>
              <w:numPr>
                <w:ilvl w:val="0"/>
                <w:numId w:val="25"/>
              </w:numPr>
              <w:spacing w:line="240" w:lineRule="auto"/>
              <w:ind w:left="1080" w:firstLine="0"/>
              <w:jc w:val="left"/>
              <w:textAlignment w:val="baseline"/>
              <w:rPr>
                <w:rFonts w:ascii="Open Sans" w:hAnsi="Open Sans" w:eastAsia="Times New Roman" w:cs="Open Sans"/>
                <w:sz w:val="19"/>
                <w:szCs w:val="19"/>
                <w:lang w:val="en-US"/>
              </w:rPr>
            </w:pPr>
            <w:r w:rsidRPr="008C5819">
              <w:rPr>
                <w:rFonts w:ascii="Open Sans" w:hAnsi="Open Sans" w:eastAsia="Times New Roman" w:cs="Open Sans"/>
                <w:color w:val="000000"/>
                <w:sz w:val="19"/>
                <w:szCs w:val="19"/>
              </w:rPr>
              <w:t>Interactive Mock Assessment</w:t>
            </w:r>
            <w:r w:rsidRPr="008C5819">
              <w:rPr>
                <w:rFonts w:ascii="Open Sans" w:hAnsi="Open Sans" w:eastAsia="Times New Roman" w:cs="Open Sans"/>
                <w:color w:val="000000"/>
                <w:sz w:val="19"/>
                <w:szCs w:val="19"/>
                <w:lang w:val="en-US"/>
              </w:rPr>
              <w:t> </w:t>
            </w:r>
          </w:p>
        </w:tc>
        <w:tc>
          <w:tcPr>
            <w:tcW w:w="1290" w:type="dxa"/>
            <w:tcBorders>
              <w:top w:val="nil"/>
              <w:left w:val="nil"/>
              <w:bottom w:val="single" w:color="auto" w:sz="6" w:space="0"/>
              <w:right w:val="single" w:color="auto" w:sz="6" w:space="0"/>
            </w:tcBorders>
            <w:shd w:val="clear" w:color="auto" w:fill="E2EFD9" w:themeFill="accent6" w:themeFillTint="33"/>
            <w:hideMark/>
          </w:tcPr>
          <w:p w:rsidRPr="008C5819" w:rsidR="008C5819" w:rsidP="008C5819" w:rsidRDefault="008C5819" w14:paraId="75325C82" w14:textId="77777777">
            <w:pPr>
              <w:spacing w:line="240" w:lineRule="auto"/>
              <w:jc w:val="center"/>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Q&amp;A and day recap</w:t>
            </w:r>
            <w:r w:rsidRPr="008C5819">
              <w:rPr>
                <w:rFonts w:ascii="Open Sans" w:hAnsi="Open Sans" w:eastAsia="Times New Roman" w:cs="Open Sans"/>
                <w:color w:val="000000"/>
                <w:sz w:val="19"/>
                <w:szCs w:val="19"/>
                <w:lang w:val="en-US"/>
              </w:rPr>
              <w:t> </w:t>
            </w:r>
          </w:p>
        </w:tc>
      </w:tr>
      <w:tr w:rsidRPr="008C5819" w:rsidR="008C5819" w:rsidTr="22DC0ED4" w14:paraId="0810A1A1" w14:textId="77777777">
        <w:tc>
          <w:tcPr>
            <w:tcW w:w="1305" w:type="dxa"/>
            <w:tcBorders>
              <w:top w:val="nil"/>
              <w:left w:val="single" w:color="auto" w:sz="6" w:space="0"/>
              <w:bottom w:val="single" w:color="auto" w:sz="6" w:space="0"/>
              <w:right w:val="single" w:color="auto" w:sz="6" w:space="0"/>
            </w:tcBorders>
            <w:shd w:val="clear" w:color="auto" w:fill="FFF2CC" w:themeFill="accent4" w:themeFillTint="33"/>
            <w:hideMark/>
          </w:tcPr>
          <w:p w:rsidRPr="008C5819" w:rsidR="008C5819" w:rsidP="008C5819" w:rsidRDefault="008C5819" w14:paraId="1BF6177D" w14:textId="77777777">
            <w:pPr>
              <w:spacing w:line="240" w:lineRule="auto"/>
              <w:jc w:val="left"/>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Tuesday</w:t>
            </w:r>
            <w:r w:rsidRPr="008C5819">
              <w:rPr>
                <w:rFonts w:ascii="Open Sans" w:hAnsi="Open Sans" w:eastAsia="Times New Roman" w:cs="Open Sans"/>
                <w:color w:val="000000"/>
                <w:sz w:val="19"/>
                <w:szCs w:val="19"/>
                <w:lang w:val="en-US"/>
              </w:rPr>
              <w:t> </w:t>
            </w:r>
          </w:p>
        </w:tc>
        <w:tc>
          <w:tcPr>
            <w:tcW w:w="7815" w:type="dxa"/>
            <w:gridSpan w:val="6"/>
            <w:tcBorders>
              <w:top w:val="nil"/>
              <w:left w:val="nil"/>
              <w:bottom w:val="single" w:color="auto" w:sz="6" w:space="0"/>
              <w:right w:val="single" w:color="auto" w:sz="6" w:space="0"/>
            </w:tcBorders>
            <w:shd w:val="clear" w:color="auto" w:fill="FFF2CC" w:themeFill="accent4" w:themeFillTint="33"/>
            <w:hideMark/>
          </w:tcPr>
          <w:p w:rsidRPr="008C5819" w:rsidR="008C5819" w:rsidP="008C5819" w:rsidRDefault="008C5819" w14:paraId="4AEFE622" w14:textId="77777777">
            <w:pPr>
              <w:spacing w:line="240" w:lineRule="auto"/>
              <w:jc w:val="center"/>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DataLab 04: Conclusion </w:t>
            </w:r>
            <w:r w:rsidRPr="008C5819">
              <w:rPr>
                <w:rFonts w:ascii="Open Sans" w:hAnsi="Open Sans" w:eastAsia="Times New Roman" w:cs="Open Sans"/>
                <w:color w:val="000000"/>
                <w:sz w:val="19"/>
                <w:szCs w:val="19"/>
                <w:lang w:val="en-US"/>
              </w:rPr>
              <w:t> </w:t>
            </w:r>
          </w:p>
          <w:p w:rsidRPr="008C5819" w:rsidR="008C5819" w:rsidP="008C5819" w:rsidRDefault="008C5819" w14:paraId="705C8A61" w14:textId="77777777">
            <w:pPr>
              <w:spacing w:line="240" w:lineRule="auto"/>
              <w:jc w:val="center"/>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Summarize the problems statement, research questions, what the data implications were for these and how to proceed. Potential references.</w:t>
            </w:r>
            <w:r w:rsidRPr="008C5819">
              <w:rPr>
                <w:rFonts w:ascii="Open Sans" w:hAnsi="Open Sans" w:eastAsia="Times New Roman" w:cs="Open Sans"/>
                <w:color w:val="000000"/>
                <w:sz w:val="19"/>
                <w:szCs w:val="19"/>
                <w:lang w:val="en-US"/>
              </w:rPr>
              <w:t> </w:t>
            </w:r>
          </w:p>
        </w:tc>
        <w:tc>
          <w:tcPr>
            <w:tcW w:w="1290" w:type="dxa"/>
            <w:tcBorders>
              <w:top w:val="nil"/>
              <w:left w:val="nil"/>
              <w:bottom w:val="single" w:color="auto" w:sz="6" w:space="0"/>
              <w:right w:val="single" w:color="auto" w:sz="6" w:space="0"/>
            </w:tcBorders>
            <w:shd w:val="clear" w:color="auto" w:fill="D7EFF9" w:themeFill="accent1" w:themeFillTint="33"/>
            <w:hideMark/>
          </w:tcPr>
          <w:p w:rsidRPr="008C5819" w:rsidR="008C5819" w:rsidP="008C5819" w:rsidRDefault="008C5819" w14:paraId="293597E3" w14:textId="77777777">
            <w:pPr>
              <w:spacing w:line="240" w:lineRule="auto"/>
              <w:jc w:val="center"/>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Day reflection</w:t>
            </w:r>
            <w:r w:rsidRPr="008C5819">
              <w:rPr>
                <w:rFonts w:ascii="Open Sans" w:hAnsi="Open Sans" w:eastAsia="Times New Roman" w:cs="Open Sans"/>
                <w:color w:val="000000"/>
                <w:sz w:val="19"/>
                <w:szCs w:val="19"/>
                <w:lang w:val="en-US"/>
              </w:rPr>
              <w:t> </w:t>
            </w:r>
          </w:p>
        </w:tc>
      </w:tr>
      <w:tr w:rsidRPr="008C5819" w:rsidR="008C5819" w:rsidTr="22DC0ED4" w14:paraId="2372CD1C" w14:textId="77777777">
        <w:tc>
          <w:tcPr>
            <w:tcW w:w="1305" w:type="dxa"/>
            <w:tcBorders>
              <w:top w:val="nil"/>
              <w:left w:val="single" w:color="auto" w:sz="6" w:space="0"/>
              <w:bottom w:val="single" w:color="auto" w:sz="6" w:space="0"/>
              <w:right w:val="single" w:color="auto" w:sz="6" w:space="0"/>
            </w:tcBorders>
            <w:shd w:val="clear" w:color="auto" w:fill="E2EFD9" w:themeFill="accent6" w:themeFillTint="33"/>
            <w:hideMark/>
          </w:tcPr>
          <w:p w:rsidRPr="008C5819" w:rsidR="008C5819" w:rsidP="008C5819" w:rsidRDefault="008C5819" w14:paraId="01155FE1" w14:textId="77777777">
            <w:pPr>
              <w:spacing w:line="240" w:lineRule="auto"/>
              <w:jc w:val="left"/>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Wednesday</w:t>
            </w:r>
            <w:r w:rsidRPr="008C5819">
              <w:rPr>
                <w:rFonts w:ascii="Open Sans" w:hAnsi="Open Sans" w:eastAsia="Times New Roman" w:cs="Open Sans"/>
                <w:color w:val="000000"/>
                <w:sz w:val="19"/>
                <w:szCs w:val="19"/>
                <w:lang w:val="en-US"/>
              </w:rPr>
              <w:t> </w:t>
            </w:r>
          </w:p>
        </w:tc>
        <w:tc>
          <w:tcPr>
            <w:tcW w:w="7815" w:type="dxa"/>
            <w:gridSpan w:val="6"/>
            <w:tcBorders>
              <w:top w:val="nil"/>
              <w:left w:val="nil"/>
              <w:bottom w:val="single" w:color="auto" w:sz="6" w:space="0"/>
              <w:right w:val="single" w:color="auto" w:sz="6" w:space="0"/>
            </w:tcBorders>
            <w:shd w:val="clear" w:color="auto" w:fill="E2EFD9" w:themeFill="accent6" w:themeFillTint="33"/>
            <w:hideMark/>
          </w:tcPr>
          <w:p w:rsidRPr="008C5819" w:rsidR="008C5819" w:rsidP="00803815" w:rsidRDefault="008C5819" w14:paraId="2C0BEBAB" w14:textId="77777777">
            <w:pPr>
              <w:numPr>
                <w:ilvl w:val="0"/>
                <w:numId w:val="26"/>
              </w:numPr>
              <w:spacing w:line="240" w:lineRule="auto"/>
              <w:ind w:left="1080" w:firstLine="0"/>
              <w:jc w:val="left"/>
              <w:textAlignment w:val="baseline"/>
              <w:rPr>
                <w:rFonts w:ascii="Open Sans" w:hAnsi="Open Sans" w:eastAsia="Times New Roman" w:cs="Open Sans"/>
                <w:sz w:val="19"/>
                <w:szCs w:val="19"/>
                <w:lang w:val="en-US"/>
              </w:rPr>
            </w:pPr>
            <w:r w:rsidRPr="008C5819">
              <w:rPr>
                <w:rFonts w:ascii="Open Sans" w:hAnsi="Open Sans" w:eastAsia="Times New Roman" w:cs="Open Sans"/>
                <w:color w:val="000000"/>
                <w:sz w:val="19"/>
                <w:szCs w:val="19"/>
              </w:rPr>
              <w:t>Introduction to regression &amp; machine learning (supervised, unsup..., the CRISP DM model)</w:t>
            </w:r>
            <w:r w:rsidRPr="008C5819">
              <w:rPr>
                <w:rFonts w:ascii="Open Sans" w:hAnsi="Open Sans" w:eastAsia="Times New Roman" w:cs="Open Sans"/>
                <w:color w:val="000000"/>
                <w:sz w:val="19"/>
                <w:szCs w:val="19"/>
                <w:lang w:val="en-US"/>
              </w:rPr>
              <w:t> </w:t>
            </w:r>
          </w:p>
          <w:p w:rsidRPr="008C5819" w:rsidR="008C5819" w:rsidP="00803815" w:rsidRDefault="008C5819" w14:paraId="605CCA0D" w14:textId="77777777">
            <w:pPr>
              <w:numPr>
                <w:ilvl w:val="0"/>
                <w:numId w:val="27"/>
              </w:numPr>
              <w:spacing w:line="240" w:lineRule="auto"/>
              <w:ind w:left="1080" w:firstLine="0"/>
              <w:jc w:val="left"/>
              <w:textAlignment w:val="baseline"/>
              <w:rPr>
                <w:rFonts w:ascii="Open Sans" w:hAnsi="Open Sans" w:eastAsia="Times New Roman" w:cs="Open Sans"/>
                <w:sz w:val="19"/>
                <w:szCs w:val="19"/>
                <w:lang w:val="en-US"/>
              </w:rPr>
            </w:pPr>
            <w:r w:rsidRPr="008C5819">
              <w:rPr>
                <w:rFonts w:ascii="Open Sans" w:hAnsi="Open Sans" w:eastAsia="Times New Roman" w:cs="Open Sans"/>
                <w:color w:val="000000"/>
                <w:sz w:val="19"/>
                <w:szCs w:val="19"/>
              </w:rPr>
              <w:t>Interactive Workshop (short)</w:t>
            </w:r>
            <w:r w:rsidRPr="008C5819">
              <w:rPr>
                <w:rFonts w:ascii="Open Sans" w:hAnsi="Open Sans" w:eastAsia="Times New Roman" w:cs="Open Sans"/>
                <w:color w:val="000000"/>
                <w:sz w:val="19"/>
                <w:szCs w:val="19"/>
                <w:lang w:val="en-US"/>
              </w:rPr>
              <w:t> </w:t>
            </w:r>
          </w:p>
          <w:p w:rsidRPr="008C5819" w:rsidR="008C5819" w:rsidP="00803815" w:rsidRDefault="008C5819" w14:paraId="62C02C46" w14:textId="77777777">
            <w:pPr>
              <w:numPr>
                <w:ilvl w:val="0"/>
                <w:numId w:val="28"/>
              </w:numPr>
              <w:spacing w:line="240" w:lineRule="auto"/>
              <w:ind w:left="1080" w:firstLine="0"/>
              <w:jc w:val="left"/>
              <w:textAlignment w:val="baseline"/>
              <w:rPr>
                <w:rFonts w:ascii="Open Sans" w:hAnsi="Open Sans" w:eastAsia="Times New Roman" w:cs="Open Sans"/>
                <w:sz w:val="19"/>
                <w:szCs w:val="19"/>
                <w:lang w:val="en-US"/>
              </w:rPr>
            </w:pPr>
            <w:r w:rsidRPr="008C5819">
              <w:rPr>
                <w:rFonts w:ascii="Open Sans" w:hAnsi="Open Sans" w:eastAsia="Times New Roman" w:cs="Open Sans"/>
                <w:color w:val="000000"/>
                <w:sz w:val="19"/>
                <w:szCs w:val="19"/>
              </w:rPr>
              <w:t>Interactive Mock Assessment (short)</w:t>
            </w:r>
            <w:r w:rsidRPr="008C5819">
              <w:rPr>
                <w:rFonts w:ascii="Open Sans" w:hAnsi="Open Sans" w:eastAsia="Times New Roman" w:cs="Open Sans"/>
                <w:color w:val="000000"/>
                <w:sz w:val="19"/>
                <w:szCs w:val="19"/>
                <w:lang w:val="en-US"/>
              </w:rPr>
              <w:t> </w:t>
            </w:r>
          </w:p>
          <w:p w:rsidRPr="008C5819" w:rsidR="008C5819" w:rsidP="00803815" w:rsidRDefault="008C5819" w14:paraId="2B273E35" w14:textId="0C77F562">
            <w:pPr>
              <w:numPr>
                <w:ilvl w:val="0"/>
                <w:numId w:val="29"/>
              </w:numPr>
              <w:spacing w:line="240" w:lineRule="auto"/>
              <w:ind w:left="1080" w:firstLine="0"/>
              <w:jc w:val="left"/>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Working on creative brief poster</w:t>
            </w:r>
            <w:r w:rsidRPr="008C5819">
              <w:rPr>
                <w:rFonts w:ascii="Open Sans" w:hAnsi="Open Sans" w:eastAsia="Times New Roman" w:cs="Open Sans"/>
                <w:color w:val="000000"/>
                <w:sz w:val="19"/>
                <w:szCs w:val="19"/>
                <w:lang w:val="en-US"/>
              </w:rPr>
              <w:t>  </w:t>
            </w:r>
          </w:p>
        </w:tc>
        <w:tc>
          <w:tcPr>
            <w:tcW w:w="1290" w:type="dxa"/>
            <w:tcBorders>
              <w:top w:val="nil"/>
              <w:left w:val="nil"/>
              <w:bottom w:val="single" w:color="auto" w:sz="6" w:space="0"/>
              <w:right w:val="single" w:color="auto" w:sz="6" w:space="0"/>
            </w:tcBorders>
            <w:shd w:val="clear" w:color="auto" w:fill="E2EFD9" w:themeFill="accent6" w:themeFillTint="33"/>
            <w:hideMark/>
          </w:tcPr>
          <w:p w:rsidRPr="008C5819" w:rsidR="008C5819" w:rsidP="008C5819" w:rsidRDefault="008C5819" w14:paraId="1B8A4B2D" w14:textId="77777777">
            <w:pPr>
              <w:spacing w:line="240" w:lineRule="auto"/>
              <w:jc w:val="center"/>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Q&amp;A and day recap</w:t>
            </w:r>
            <w:r w:rsidRPr="008C5819">
              <w:rPr>
                <w:rFonts w:ascii="Open Sans" w:hAnsi="Open Sans" w:eastAsia="Times New Roman" w:cs="Open Sans"/>
                <w:color w:val="000000"/>
                <w:sz w:val="19"/>
                <w:szCs w:val="19"/>
                <w:lang w:val="en-US"/>
              </w:rPr>
              <w:t> </w:t>
            </w:r>
          </w:p>
        </w:tc>
      </w:tr>
      <w:tr w:rsidRPr="008C5819" w:rsidR="008C5819" w:rsidTr="22DC0ED4" w14:paraId="5423534E" w14:textId="77777777">
        <w:tc>
          <w:tcPr>
            <w:tcW w:w="1305" w:type="dxa"/>
            <w:tcBorders>
              <w:top w:val="nil"/>
              <w:left w:val="single" w:color="auto" w:sz="6" w:space="0"/>
              <w:bottom w:val="single" w:color="auto" w:sz="6" w:space="0"/>
              <w:right w:val="single" w:color="auto" w:sz="6" w:space="0"/>
            </w:tcBorders>
            <w:shd w:val="clear" w:color="auto" w:fill="E2EFD9" w:themeFill="accent6" w:themeFillTint="33"/>
            <w:hideMark/>
          </w:tcPr>
          <w:p w:rsidRPr="008C5819" w:rsidR="008C5819" w:rsidP="008C5819" w:rsidRDefault="008C5819" w14:paraId="06337F82" w14:textId="77777777">
            <w:pPr>
              <w:spacing w:line="240" w:lineRule="auto"/>
              <w:jc w:val="left"/>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Thursday</w:t>
            </w:r>
            <w:r w:rsidRPr="008C5819">
              <w:rPr>
                <w:rFonts w:ascii="Open Sans" w:hAnsi="Open Sans" w:eastAsia="Times New Roman" w:cs="Open Sans"/>
                <w:color w:val="000000"/>
                <w:sz w:val="19"/>
                <w:szCs w:val="19"/>
                <w:lang w:val="en-US"/>
              </w:rPr>
              <w:t> </w:t>
            </w:r>
          </w:p>
        </w:tc>
        <w:tc>
          <w:tcPr>
            <w:tcW w:w="7815" w:type="dxa"/>
            <w:gridSpan w:val="6"/>
            <w:tcBorders>
              <w:top w:val="nil"/>
              <w:left w:val="nil"/>
              <w:bottom w:val="single" w:color="auto" w:sz="6" w:space="0"/>
              <w:right w:val="single" w:color="auto" w:sz="6" w:space="0"/>
            </w:tcBorders>
            <w:shd w:val="clear" w:color="auto" w:fill="E2EFD9" w:themeFill="accent6" w:themeFillTint="33"/>
            <w:hideMark/>
          </w:tcPr>
          <w:p w:rsidRPr="008C5819" w:rsidR="008C5819" w:rsidP="00803815" w:rsidRDefault="008C5819" w14:paraId="00AF4F45" w14:textId="77777777">
            <w:pPr>
              <w:numPr>
                <w:ilvl w:val="0"/>
                <w:numId w:val="30"/>
              </w:numPr>
              <w:spacing w:line="240" w:lineRule="auto"/>
              <w:ind w:left="1080" w:firstLine="0"/>
              <w:jc w:val="left"/>
              <w:textAlignment w:val="baseline"/>
              <w:rPr>
                <w:rFonts w:ascii="Open Sans" w:hAnsi="Open Sans" w:eastAsia="Times New Roman" w:cs="Open Sans"/>
                <w:szCs w:val="18"/>
                <w:lang w:val="en-US"/>
              </w:rPr>
            </w:pPr>
            <w:r w:rsidRPr="008C5819">
              <w:rPr>
                <w:rFonts w:ascii="Open Sans" w:hAnsi="Open Sans" w:eastAsia="Times New Roman" w:cs="Open Sans"/>
                <w:color w:val="000000"/>
                <w:sz w:val="19"/>
                <w:szCs w:val="19"/>
              </w:rPr>
              <w:t>Data Science Block A recap</w:t>
            </w:r>
            <w:r w:rsidRPr="008C5819">
              <w:rPr>
                <w:rFonts w:ascii="Open Sans" w:hAnsi="Open Sans" w:eastAsia="Times New Roman" w:cs="Open Sans"/>
                <w:color w:val="000000"/>
                <w:sz w:val="19"/>
                <w:szCs w:val="19"/>
                <w:lang w:val="en-US"/>
              </w:rPr>
              <w:t> </w:t>
            </w:r>
          </w:p>
          <w:p w:rsidRPr="008C5819" w:rsidR="008C5819" w:rsidP="00803815" w:rsidRDefault="008C5819" w14:paraId="6080CC44" w14:textId="77777777">
            <w:pPr>
              <w:numPr>
                <w:ilvl w:val="0"/>
                <w:numId w:val="31"/>
              </w:numPr>
              <w:spacing w:line="240" w:lineRule="auto"/>
              <w:ind w:left="1080" w:firstLine="0"/>
              <w:jc w:val="left"/>
              <w:textAlignment w:val="baseline"/>
              <w:rPr>
                <w:rFonts w:ascii="Open Sans" w:hAnsi="Open Sans" w:eastAsia="Times New Roman" w:cs="Open Sans"/>
                <w:szCs w:val="18"/>
                <w:lang w:val="en-US"/>
              </w:rPr>
            </w:pPr>
            <w:r w:rsidRPr="008C5819">
              <w:rPr>
                <w:rFonts w:ascii="Open Sans" w:hAnsi="Open Sans" w:eastAsia="Times New Roman" w:cs="Open Sans"/>
                <w:color w:val="000000"/>
                <w:sz w:val="19"/>
                <w:szCs w:val="19"/>
              </w:rPr>
              <w:t>Working on creative brief poster</w:t>
            </w:r>
            <w:r w:rsidRPr="008C5819">
              <w:rPr>
                <w:rFonts w:ascii="Open Sans" w:hAnsi="Open Sans" w:eastAsia="Times New Roman" w:cs="Open Sans"/>
                <w:color w:val="000000"/>
                <w:sz w:val="19"/>
                <w:szCs w:val="19"/>
                <w:lang w:val="en-US"/>
              </w:rPr>
              <w:t> </w:t>
            </w:r>
          </w:p>
          <w:p w:rsidRPr="008C5819" w:rsidR="008C5819" w:rsidP="00803815" w:rsidRDefault="008C5819" w14:paraId="482925C2" w14:textId="1A3003D9">
            <w:pPr>
              <w:numPr>
                <w:ilvl w:val="0"/>
                <w:numId w:val="32"/>
              </w:numPr>
              <w:spacing w:line="240" w:lineRule="auto"/>
              <w:ind w:left="1080" w:firstLine="0"/>
              <w:jc w:val="left"/>
              <w:textAlignment w:val="baseline"/>
              <w:rPr>
                <w:rFonts w:ascii="Open Sans" w:hAnsi="Open Sans" w:eastAsia="Times New Roman" w:cs="Open Sans"/>
                <w:lang w:val="en-US"/>
              </w:rPr>
            </w:pPr>
            <w:r w:rsidRPr="008C5819">
              <w:rPr>
                <w:rFonts w:ascii="Open Sans" w:hAnsi="Open Sans" w:eastAsia="Times New Roman" w:cs="Open Sans"/>
                <w:color w:val="000000" w:themeColor="text1"/>
                <w:sz w:val="19"/>
                <w:szCs w:val="19"/>
              </w:rPr>
              <w:t>Deadline at 17:00</w:t>
            </w:r>
            <w:r w:rsidRPr="008C5819">
              <w:rPr>
                <w:rFonts w:ascii="Open Sans" w:hAnsi="Open Sans" w:eastAsia="Times New Roman" w:cs="Open Sans"/>
                <w:color w:val="000000" w:themeColor="text1"/>
                <w:sz w:val="19"/>
                <w:szCs w:val="19"/>
                <w:lang w:val="en-US"/>
              </w:rPr>
              <w:t> </w:t>
            </w:r>
          </w:p>
        </w:tc>
        <w:tc>
          <w:tcPr>
            <w:tcW w:w="1290" w:type="dxa"/>
            <w:tcBorders>
              <w:top w:val="nil"/>
              <w:left w:val="nil"/>
              <w:bottom w:val="single" w:color="auto" w:sz="6" w:space="0"/>
              <w:right w:val="single" w:color="auto" w:sz="6" w:space="0"/>
            </w:tcBorders>
            <w:shd w:val="clear" w:color="auto" w:fill="E2EFD9" w:themeFill="accent6" w:themeFillTint="33"/>
            <w:hideMark/>
          </w:tcPr>
          <w:p w:rsidRPr="008C5819" w:rsidR="008C5819" w:rsidP="008C5819" w:rsidRDefault="008C5819" w14:paraId="6D9A5106" w14:textId="77777777">
            <w:pPr>
              <w:spacing w:line="240" w:lineRule="auto"/>
              <w:jc w:val="center"/>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Q&amp;A and day recap</w:t>
            </w:r>
            <w:r w:rsidRPr="008C5819">
              <w:rPr>
                <w:rFonts w:ascii="Open Sans" w:hAnsi="Open Sans" w:eastAsia="Times New Roman" w:cs="Open Sans"/>
                <w:color w:val="000000"/>
                <w:sz w:val="19"/>
                <w:szCs w:val="19"/>
                <w:lang w:val="en-US"/>
              </w:rPr>
              <w:t> </w:t>
            </w:r>
          </w:p>
        </w:tc>
      </w:tr>
      <w:tr w:rsidRPr="008C5819" w:rsidR="008C5819" w:rsidTr="22DC0ED4" w14:paraId="06C38A91" w14:textId="77777777">
        <w:trPr>
          <w:trHeight w:val="315"/>
        </w:trPr>
        <w:tc>
          <w:tcPr>
            <w:tcW w:w="1305" w:type="dxa"/>
            <w:tcBorders>
              <w:top w:val="nil"/>
              <w:left w:val="single" w:color="auto" w:sz="6" w:space="0"/>
              <w:bottom w:val="single" w:color="auto" w:sz="6" w:space="0"/>
              <w:right w:val="single" w:color="auto" w:sz="6" w:space="0"/>
            </w:tcBorders>
            <w:shd w:val="clear" w:color="auto" w:fill="FFF2CC" w:themeFill="accent4" w:themeFillTint="33"/>
            <w:hideMark/>
          </w:tcPr>
          <w:p w:rsidRPr="008C5819" w:rsidR="008C5819" w:rsidP="008C5819" w:rsidRDefault="008C5819" w14:paraId="6A3FC88D" w14:textId="77777777">
            <w:pPr>
              <w:spacing w:line="240" w:lineRule="auto"/>
              <w:jc w:val="left"/>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Friday</w:t>
            </w:r>
            <w:r w:rsidRPr="008C5819">
              <w:rPr>
                <w:rFonts w:ascii="Open Sans" w:hAnsi="Open Sans" w:eastAsia="Times New Roman" w:cs="Open Sans"/>
                <w:color w:val="000000"/>
                <w:sz w:val="19"/>
                <w:szCs w:val="19"/>
                <w:lang w:val="en-US"/>
              </w:rPr>
              <w:t> </w:t>
            </w:r>
          </w:p>
        </w:tc>
        <w:tc>
          <w:tcPr>
            <w:tcW w:w="7815" w:type="dxa"/>
            <w:gridSpan w:val="6"/>
            <w:tcBorders>
              <w:top w:val="nil"/>
              <w:left w:val="nil"/>
              <w:bottom w:val="single" w:color="auto" w:sz="6" w:space="0"/>
              <w:right w:val="single" w:color="auto" w:sz="6" w:space="0"/>
            </w:tcBorders>
            <w:shd w:val="clear" w:color="auto" w:fill="FFF2CC" w:themeFill="accent4" w:themeFillTint="33"/>
            <w:hideMark/>
          </w:tcPr>
          <w:p w:rsidRPr="008C5819" w:rsidR="008C5819" w:rsidP="008C5819" w:rsidRDefault="008C5819" w14:paraId="2BFDB4AC" w14:textId="77777777">
            <w:pPr>
              <w:spacing w:line="240" w:lineRule="auto"/>
              <w:jc w:val="center"/>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DataLab 05:  Poster presentation day</w:t>
            </w:r>
            <w:r w:rsidRPr="008C5819">
              <w:rPr>
                <w:rFonts w:ascii="Open Sans" w:hAnsi="Open Sans" w:eastAsia="Times New Roman" w:cs="Open Sans"/>
                <w:color w:val="000000"/>
                <w:sz w:val="19"/>
                <w:szCs w:val="19"/>
                <w:lang w:val="en-US"/>
              </w:rPr>
              <w:t> </w:t>
            </w:r>
          </w:p>
          <w:p w:rsidRPr="008C5819" w:rsidR="008C5819" w:rsidP="008C5819" w:rsidRDefault="008C5819" w14:paraId="3F08F018" w14:textId="5D48ACBB">
            <w:pPr>
              <w:spacing w:line="240" w:lineRule="auto"/>
              <w:jc w:val="center"/>
              <w:textAlignment w:val="baseline"/>
              <w:rPr>
                <w:rFonts w:ascii="Segoe UI" w:hAnsi="Segoe UI" w:eastAsia="Times New Roman" w:cs="Segoe UI"/>
                <w:szCs w:val="18"/>
                <w:lang w:val="en-US"/>
              </w:rPr>
            </w:pPr>
            <w:r>
              <w:rPr>
                <w:rFonts w:ascii="Open Sans" w:hAnsi="Open Sans" w:eastAsia="Times New Roman" w:cs="Open Sans"/>
                <w:color w:val="000000"/>
                <w:sz w:val="19"/>
                <w:szCs w:val="19"/>
                <w:lang w:val="en-US"/>
              </w:rPr>
              <w:t xml:space="preserve">Peer reviewed </w:t>
            </w:r>
            <w:r w:rsidR="00C90E0C">
              <w:rPr>
                <w:rFonts w:ascii="Open Sans" w:hAnsi="Open Sans" w:eastAsia="Times New Roman" w:cs="Open Sans"/>
                <w:color w:val="000000"/>
                <w:sz w:val="19"/>
                <w:szCs w:val="19"/>
                <w:lang w:val="en-US"/>
              </w:rPr>
              <w:t>Poster Assessment.</w:t>
            </w:r>
            <w:r w:rsidRPr="008C5819">
              <w:rPr>
                <w:rFonts w:ascii="Open Sans" w:hAnsi="Open Sans" w:eastAsia="Times New Roman" w:cs="Open Sans"/>
                <w:color w:val="000000"/>
                <w:sz w:val="19"/>
                <w:szCs w:val="19"/>
                <w:lang w:val="en-US"/>
              </w:rPr>
              <w:t> </w:t>
            </w:r>
          </w:p>
        </w:tc>
        <w:tc>
          <w:tcPr>
            <w:tcW w:w="1290" w:type="dxa"/>
            <w:tcBorders>
              <w:top w:val="nil"/>
              <w:left w:val="nil"/>
              <w:bottom w:val="single" w:color="auto" w:sz="6" w:space="0"/>
              <w:right w:val="single" w:color="auto" w:sz="6" w:space="0"/>
            </w:tcBorders>
            <w:shd w:val="clear" w:color="auto" w:fill="D7EFF9" w:themeFill="accent1" w:themeFillTint="33"/>
            <w:hideMark/>
          </w:tcPr>
          <w:p w:rsidRPr="008C5819" w:rsidR="008C5819" w:rsidP="008C5819" w:rsidRDefault="008C5819" w14:paraId="54EF98BE" w14:textId="77777777">
            <w:pPr>
              <w:spacing w:line="240" w:lineRule="auto"/>
              <w:jc w:val="center"/>
              <w:textAlignment w:val="baseline"/>
              <w:rPr>
                <w:rFonts w:ascii="Segoe UI" w:hAnsi="Segoe UI" w:eastAsia="Times New Roman" w:cs="Segoe UI"/>
                <w:szCs w:val="18"/>
                <w:lang w:val="en-US"/>
              </w:rPr>
            </w:pPr>
            <w:r w:rsidRPr="008C5819">
              <w:rPr>
                <w:rFonts w:ascii="Open Sans" w:hAnsi="Open Sans" w:eastAsia="Times New Roman" w:cs="Open Sans"/>
                <w:color w:val="000000"/>
                <w:sz w:val="19"/>
                <w:szCs w:val="19"/>
              </w:rPr>
              <w:t>Day reflection</w:t>
            </w:r>
            <w:r w:rsidRPr="008C5819">
              <w:rPr>
                <w:rFonts w:ascii="Open Sans" w:hAnsi="Open Sans" w:eastAsia="Times New Roman" w:cs="Open Sans"/>
                <w:color w:val="000000"/>
                <w:sz w:val="19"/>
                <w:szCs w:val="19"/>
                <w:lang w:val="en-US"/>
              </w:rPr>
              <w:t> </w:t>
            </w:r>
          </w:p>
        </w:tc>
      </w:tr>
    </w:tbl>
    <w:p w:rsidR="26037A24" w:rsidP="4614E8C4" w:rsidRDefault="1A4A93AE" w14:paraId="16F0C47F" w14:textId="47650156">
      <w:pPr>
        <w:pStyle w:val="Heading2"/>
        <w:rPr>
          <w:rFonts w:ascii="Open Sans" w:hAnsi="Open Sans" w:eastAsia="Open Sans" w:cs="Open Sans"/>
          <w:lang w:val="en-US"/>
        </w:rPr>
      </w:pPr>
      <w:bookmarkStart w:name="_Toc72233258" w:id="30"/>
      <w:r w:rsidRPr="79351AA3">
        <w:rPr>
          <w:rFonts w:ascii="Open Sans" w:hAnsi="Open Sans" w:eastAsia="Open Sans" w:cs="Open Sans"/>
          <w:lang w:val="en-US"/>
        </w:rPr>
        <w:t>Assignment</w:t>
      </w:r>
      <w:r w:rsidRPr="79351AA3" w:rsidR="6BD6E150">
        <w:rPr>
          <w:rFonts w:ascii="Open Sans" w:hAnsi="Open Sans" w:eastAsia="Open Sans" w:cs="Open Sans"/>
          <w:lang w:val="en-US"/>
        </w:rPr>
        <w:t xml:space="preserve">: </w:t>
      </w:r>
      <w:r w:rsidR="009B74C5">
        <w:rPr>
          <w:rFonts w:ascii="Open Sans" w:hAnsi="Open Sans" w:eastAsia="Open Sans" w:cs="Open Sans"/>
          <w:lang w:val="en-US"/>
        </w:rPr>
        <w:t>Poster</w:t>
      </w:r>
      <w:r w:rsidR="00383C06">
        <w:rPr>
          <w:rFonts w:ascii="Open Sans" w:hAnsi="Open Sans" w:eastAsia="Open Sans" w:cs="Open Sans"/>
          <w:lang w:val="en-US"/>
        </w:rPr>
        <w:t>-</w:t>
      </w:r>
      <w:r w:rsidR="009B74C5">
        <w:rPr>
          <w:rFonts w:ascii="Open Sans" w:hAnsi="Open Sans" w:eastAsia="Open Sans" w:cs="Open Sans"/>
          <w:lang w:val="en-US"/>
        </w:rPr>
        <w:t xml:space="preserve">Our world in </w:t>
      </w:r>
      <w:r w:rsidR="00383C06">
        <w:rPr>
          <w:rFonts w:ascii="Open Sans" w:hAnsi="Open Sans" w:eastAsia="Open Sans" w:cs="Open Sans"/>
          <w:lang w:val="en-US"/>
        </w:rPr>
        <w:t>data</w:t>
      </w:r>
      <w:bookmarkEnd w:id="30"/>
    </w:p>
    <w:p w:rsidR="006A1CA9" w:rsidP="006A1CA9" w:rsidRDefault="006A1CA9" w14:paraId="3057AE05" w14:textId="77777777">
      <w:pPr>
        <w:rPr>
          <w:lang w:val="en-US"/>
        </w:rPr>
      </w:pPr>
    </w:p>
    <w:p w:rsidR="0084068C" w:rsidP="0084068C" w:rsidRDefault="00CA6A27" w14:paraId="5FD4BA91" w14:textId="5A25A5C4">
      <w:pPr>
        <w:rPr>
          <w:lang w:val="en-US"/>
        </w:rPr>
      </w:pPr>
      <w:commentRangeStart w:id="31"/>
      <w:r>
        <w:rPr>
          <w:lang w:val="en-US"/>
        </w:rPr>
        <w:t>In order to change the world</w:t>
      </w:r>
      <w:commentRangeEnd w:id="31"/>
      <w:r>
        <w:rPr>
          <w:rStyle w:val="CommentReference"/>
        </w:rPr>
        <w:commentReference w:id="31"/>
      </w:r>
      <w:r>
        <w:rPr>
          <w:lang w:val="en-US"/>
        </w:rPr>
        <w:t xml:space="preserve">, we must first </w:t>
      </w:r>
      <w:r w:rsidR="00BF07BF">
        <w:rPr>
          <w:lang w:val="en-US"/>
        </w:rPr>
        <w:t xml:space="preserve">be able to measure it. </w:t>
      </w:r>
      <w:r w:rsidR="004C5800">
        <w:rPr>
          <w:lang w:val="en-US"/>
        </w:rPr>
        <w:t xml:space="preserve">Measuring and </w:t>
      </w:r>
      <w:r w:rsidR="00854EBF">
        <w:rPr>
          <w:lang w:val="en-US"/>
        </w:rPr>
        <w:t>quantifying</w:t>
      </w:r>
      <w:r w:rsidR="004C5800">
        <w:rPr>
          <w:lang w:val="en-US"/>
        </w:rPr>
        <w:t xml:space="preserve"> what matters is a key component of </w:t>
      </w:r>
      <w:r w:rsidR="00A575EE">
        <w:rPr>
          <w:lang w:val="en-US"/>
        </w:rPr>
        <w:t>evaluating progress.</w:t>
      </w:r>
      <w:r w:rsidR="008710A0">
        <w:rPr>
          <w:lang w:val="en-US"/>
        </w:rPr>
        <w:t xml:space="preserve"> In September 2015, all countries of the world agreed to </w:t>
      </w:r>
      <w:r w:rsidR="000C6BC7">
        <w:rPr>
          <w:lang w:val="en-US"/>
        </w:rPr>
        <w:t>adopt certain goals as targets</w:t>
      </w:r>
      <w:r w:rsidR="002C7B34">
        <w:rPr>
          <w:lang w:val="en-US"/>
        </w:rPr>
        <w:t xml:space="preserve"> or indicators</w:t>
      </w:r>
      <w:r w:rsidR="000C6BC7">
        <w:rPr>
          <w:lang w:val="en-US"/>
        </w:rPr>
        <w:t xml:space="preserve"> for global development. Collectively, these goals are </w:t>
      </w:r>
      <w:r w:rsidRPr="6ADE04C0" w:rsidR="000C6BC7">
        <w:rPr>
          <w:lang w:val="en-US"/>
        </w:rPr>
        <w:t>know</w:t>
      </w:r>
      <w:r w:rsidRPr="6ADE04C0" w:rsidR="55D49106">
        <w:rPr>
          <w:lang w:val="en-US"/>
        </w:rPr>
        <w:t>n</w:t>
      </w:r>
      <w:r w:rsidR="000C6BC7">
        <w:rPr>
          <w:lang w:val="en-US"/>
        </w:rPr>
        <w:t xml:space="preserve"> as the</w:t>
      </w:r>
      <w:r w:rsidR="008E570F">
        <w:rPr>
          <w:lang w:val="en-US"/>
        </w:rPr>
        <w:t xml:space="preserve"> </w:t>
      </w:r>
      <w:r w:rsidRPr="00E6359A" w:rsidR="008E570F">
        <w:rPr>
          <w:lang w:val="en-US"/>
        </w:rPr>
        <w:t>United Nations Sustainable Development Goals (SDGs)</w:t>
      </w:r>
      <w:r w:rsidR="008E570F">
        <w:rPr>
          <w:lang w:val="en-US"/>
        </w:rPr>
        <w:t xml:space="preserve">. </w:t>
      </w:r>
      <w:r w:rsidR="00A575EE">
        <w:rPr>
          <w:lang w:val="en-US"/>
        </w:rPr>
        <w:t>In this assignment, you are tasked</w:t>
      </w:r>
      <w:r w:rsidR="000513EE">
        <w:rPr>
          <w:lang w:val="en-US"/>
        </w:rPr>
        <w:t xml:space="preserve"> </w:t>
      </w:r>
      <w:r w:rsidR="00F705A2">
        <w:rPr>
          <w:lang w:val="en-US"/>
        </w:rPr>
        <w:t>with evaluating and describing</w:t>
      </w:r>
      <w:r w:rsidR="00111E4A">
        <w:rPr>
          <w:lang w:val="en-US"/>
        </w:rPr>
        <w:t xml:space="preserve"> </w:t>
      </w:r>
      <w:hyperlink r:id="rId18">
        <w:r w:rsidRPr="6ADE04C0" w:rsidR="00111E4A">
          <w:rPr>
            <w:rStyle w:val="Hyperlink"/>
            <w:b/>
            <w:bCs/>
            <w:lang w:val="en-US"/>
          </w:rPr>
          <w:t>our world in data</w:t>
        </w:r>
      </w:hyperlink>
      <w:r w:rsidR="00111E4A">
        <w:rPr>
          <w:lang w:val="en-US"/>
        </w:rPr>
        <w:t>, in particular investigating</w:t>
      </w:r>
      <w:r w:rsidR="00F705A2">
        <w:rPr>
          <w:lang w:val="en-US"/>
        </w:rPr>
        <w:t xml:space="preserve"> how the world is performing</w:t>
      </w:r>
      <w:r w:rsidR="00E6359A">
        <w:rPr>
          <w:lang w:val="en-US"/>
        </w:rPr>
        <w:t xml:space="preserve"> on its sustainable development goals</w:t>
      </w:r>
      <w:r w:rsidR="00111E4A">
        <w:rPr>
          <w:lang w:val="en-US"/>
        </w:rPr>
        <w:t>.</w:t>
      </w:r>
    </w:p>
    <w:p w:rsidR="00B963EC" w:rsidP="0084068C" w:rsidRDefault="00B963EC" w14:paraId="6380C229" w14:textId="77777777">
      <w:pPr>
        <w:rPr>
          <w:lang w:val="en-US"/>
        </w:rPr>
      </w:pPr>
    </w:p>
    <w:p w:rsidR="00B963EC" w:rsidP="00B963EC" w:rsidRDefault="00B963EC" w14:paraId="0F2A8F7D" w14:textId="77777777">
      <w:pPr>
        <w:keepNext/>
        <w:jc w:val="center"/>
      </w:pPr>
      <w:r w:rsidR="00B963EC">
        <w:drawing>
          <wp:inline wp14:editId="414FC05A" wp14:anchorId="46C51FF6">
            <wp:extent cx="3924300" cy="1959901"/>
            <wp:effectExtent l="0" t="0" r="0" b="2540"/>
            <wp:docPr id="26" name="Picture 26" descr="Graphical user interface, application&#10;&#10;Description automatically generated" title=""/>
            <wp:cNvGraphicFramePr>
              <a:graphicFrameLocks noChangeAspect="1"/>
            </wp:cNvGraphicFramePr>
            <a:graphic>
              <a:graphicData uri="http://schemas.openxmlformats.org/drawingml/2006/picture">
                <pic:pic>
                  <pic:nvPicPr>
                    <pic:cNvPr id="0" name="Picture 26"/>
                    <pic:cNvPicPr/>
                  </pic:nvPicPr>
                  <pic:blipFill>
                    <a:blip r:embed="Rff326f5aa3ea4e96">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924300" cy="1959901"/>
                    </a:xfrm>
                    <a:prstGeom prst="rect">
                      <a:avLst/>
                    </a:prstGeom>
                  </pic:spPr>
                </pic:pic>
              </a:graphicData>
            </a:graphic>
          </wp:inline>
        </w:drawing>
      </w:r>
    </w:p>
    <w:p w:rsidR="00B963EC" w:rsidP="00B963EC" w:rsidRDefault="00B963EC" w14:paraId="3400C8D6" w14:textId="08B51D4A">
      <w:pPr>
        <w:pStyle w:val="Caption"/>
        <w:jc w:val="center"/>
        <w:rPr>
          <w:lang w:val="en-US"/>
        </w:rPr>
      </w:pPr>
      <w:r>
        <w:t xml:space="preserve">Figure </w:t>
      </w:r>
      <w:r>
        <w:fldChar w:fldCharType="begin"/>
      </w:r>
      <w:r>
        <w:instrText xml:space="preserve"> SEQ Figure \* ARABIC </w:instrText>
      </w:r>
      <w:r>
        <w:fldChar w:fldCharType="separate"/>
      </w:r>
      <w:r w:rsidR="00323D18">
        <w:rPr>
          <w:noProof/>
        </w:rPr>
        <w:t>2</w:t>
      </w:r>
      <w:r>
        <w:fldChar w:fldCharType="end"/>
      </w:r>
      <w:r>
        <w:t>: The United Nations Sustainable Development Goals.</w:t>
      </w:r>
    </w:p>
    <w:p w:rsidR="00825EB5" w:rsidP="0084068C" w:rsidRDefault="00825EB5" w14:paraId="0D70C1D4" w14:textId="77777777">
      <w:pPr>
        <w:rPr>
          <w:lang w:val="en-US"/>
        </w:rPr>
      </w:pPr>
    </w:p>
    <w:p w:rsidR="00825EB5" w:rsidP="0084068C" w:rsidRDefault="00FA0F97" w14:paraId="0A31FB7D" w14:textId="77CB534A">
      <w:pPr>
        <w:rPr>
          <w:lang w:val="en-US"/>
        </w:rPr>
      </w:pPr>
      <w:r>
        <w:rPr>
          <w:lang w:val="en-US"/>
        </w:rPr>
        <w:t xml:space="preserve">Students </w:t>
      </w:r>
      <w:r w:rsidR="00921799">
        <w:rPr>
          <w:lang w:val="en-US"/>
        </w:rPr>
        <w:t xml:space="preserve">are expected to </w:t>
      </w:r>
      <w:r>
        <w:rPr>
          <w:lang w:val="en-US"/>
        </w:rPr>
        <w:t xml:space="preserve">adhere to a data science lifecycle process flow (see Figure </w:t>
      </w:r>
      <w:r w:rsidRPr="41D78A0C" w:rsidR="67734F8C">
        <w:rPr>
          <w:lang w:val="en-US"/>
        </w:rPr>
        <w:t>3</w:t>
      </w:r>
      <w:r>
        <w:rPr>
          <w:lang w:val="en-US"/>
        </w:rPr>
        <w:t>).</w:t>
      </w:r>
    </w:p>
    <w:p w:rsidR="004C75EE" w:rsidP="0084068C" w:rsidRDefault="004C75EE" w14:paraId="19DAD991" w14:textId="0A5A728E">
      <w:pPr>
        <w:rPr>
          <w:lang w:val="en-US"/>
        </w:rPr>
      </w:pPr>
      <w:r>
        <w:rPr>
          <w:lang w:val="en-US"/>
        </w:rPr>
        <w:t>The stages of the project (which will be distributed across the data lab days) are:</w:t>
      </w:r>
    </w:p>
    <w:p w:rsidR="004C75EE" w:rsidP="0084068C" w:rsidRDefault="004C75EE" w14:paraId="78F3502B" w14:textId="77777777">
      <w:pPr>
        <w:rPr>
          <w:lang w:val="en-US"/>
        </w:rPr>
      </w:pPr>
    </w:p>
    <w:p w:rsidRPr="00464A7B" w:rsidR="00E311B7" w:rsidP="00803815" w:rsidRDefault="00A50C57" w14:paraId="04775748" w14:textId="7484FCA9">
      <w:pPr>
        <w:pStyle w:val="ListParagraph"/>
        <w:numPr>
          <w:ilvl w:val="0"/>
          <w:numId w:val="33"/>
        </w:numPr>
        <w:rPr>
          <w:b/>
          <w:bCs/>
          <w:lang w:val="en-US"/>
        </w:rPr>
      </w:pPr>
      <w:r w:rsidRPr="00464A7B">
        <w:rPr>
          <w:b/>
          <w:bCs/>
          <w:lang w:val="en-US"/>
        </w:rPr>
        <w:t>Define a data-driven research question</w:t>
      </w:r>
      <w:r w:rsidRPr="00464A7B" w:rsidR="00745289">
        <w:rPr>
          <w:b/>
          <w:bCs/>
          <w:lang w:val="en-US"/>
        </w:rPr>
        <w:t xml:space="preserve"> </w:t>
      </w:r>
    </w:p>
    <w:p w:rsidR="00ED79A8" w:rsidP="0087649D" w:rsidRDefault="0087649D" w14:paraId="07C9AED2" w14:textId="4C0DC958">
      <w:pPr>
        <w:ind w:left="360"/>
        <w:rPr>
          <w:lang w:val="en-US"/>
        </w:rPr>
      </w:pPr>
      <w:r w:rsidRPr="0045037C">
        <w:rPr>
          <w:lang w:val="en-US"/>
        </w:rPr>
        <w:t xml:space="preserve">Students are expected to </w:t>
      </w:r>
      <w:r w:rsidRPr="0045037C" w:rsidR="0088602F">
        <w:rPr>
          <w:lang w:val="en-US"/>
        </w:rPr>
        <w:t xml:space="preserve">frame a data-driven related research question related to a sustainable development goal. </w:t>
      </w:r>
      <w:r w:rsidRPr="0045037C" w:rsidR="00181C5D">
        <w:rPr>
          <w:lang w:val="en-US"/>
        </w:rPr>
        <w:t xml:space="preserve">A question which </w:t>
      </w:r>
      <w:r w:rsidRPr="0045037C" w:rsidR="005C7A06">
        <w:rPr>
          <w:lang w:val="en-US"/>
        </w:rPr>
        <w:t>can be</w:t>
      </w:r>
      <w:r w:rsidRPr="0045037C" w:rsidR="000A2E31">
        <w:rPr>
          <w:lang w:val="en-US"/>
        </w:rPr>
        <w:t xml:space="preserve"> answered on the basis of data-driven arguments is </w:t>
      </w:r>
      <w:r w:rsidRPr="0045037C" w:rsidR="005C7A06">
        <w:rPr>
          <w:lang w:val="en-US"/>
        </w:rPr>
        <w:t>a data-driven research questions.</w:t>
      </w:r>
      <w:r w:rsidR="0045037C">
        <w:rPr>
          <w:lang w:val="en-US"/>
        </w:rPr>
        <w:t xml:space="preserve"> </w:t>
      </w:r>
      <w:r w:rsidRPr="0045037C" w:rsidR="005C7A06">
        <w:rPr>
          <w:lang w:val="en-US"/>
        </w:rPr>
        <w:t>Q</w:t>
      </w:r>
      <w:r w:rsidR="0045037C">
        <w:rPr>
          <w:lang w:val="en-US"/>
        </w:rPr>
        <w:t>u</w:t>
      </w:r>
      <w:r w:rsidRPr="0045037C" w:rsidR="00614283">
        <w:rPr>
          <w:lang w:val="en-US"/>
        </w:rPr>
        <w:t>estions can range from simple (e.g., how is country X performing on indicator Y)</w:t>
      </w:r>
      <w:r w:rsidRPr="0045037C" w:rsidR="00496C96">
        <w:rPr>
          <w:lang w:val="en-US"/>
        </w:rPr>
        <w:t xml:space="preserve"> to complex (</w:t>
      </w:r>
      <w:r w:rsidRPr="0045037C" w:rsidR="0025632F">
        <w:rPr>
          <w:lang w:val="en-US"/>
        </w:rPr>
        <w:t>e.g.,</w:t>
      </w:r>
      <w:r w:rsidRPr="0045037C" w:rsidR="00CD4C73">
        <w:rPr>
          <w:lang w:val="en-US"/>
        </w:rPr>
        <w:t xml:space="preserve"> how is country X performing on indicator Y and what are they key </w:t>
      </w:r>
      <w:r w:rsidRPr="0045037C" w:rsidR="00ED79A8">
        <w:rPr>
          <w:lang w:val="en-US"/>
        </w:rPr>
        <w:t>variables related to Y).</w:t>
      </w:r>
      <w:r w:rsidR="00B3432B">
        <w:rPr>
          <w:lang w:val="en-US"/>
        </w:rPr>
        <w:t xml:space="preserve"> Use </w:t>
      </w:r>
      <w:hyperlink w:history="1" r:id="rId20">
        <w:r w:rsidRPr="00803815" w:rsidR="00803815">
          <w:rPr>
            <w:rStyle w:val="Hyperlink"/>
            <w:lang w:val="en-US"/>
          </w:rPr>
          <w:t>SDGTracker</w:t>
        </w:r>
      </w:hyperlink>
      <w:r w:rsidR="00803815">
        <w:rPr>
          <w:lang w:val="en-US"/>
        </w:rPr>
        <w:t xml:space="preserve"> to help formulate your problem statement.</w:t>
      </w:r>
    </w:p>
    <w:p w:rsidRPr="0087649D" w:rsidR="00ED79A8" w:rsidP="0087649D" w:rsidRDefault="00ED79A8" w14:paraId="5C7318DE" w14:textId="77777777">
      <w:pPr>
        <w:ind w:left="360"/>
        <w:rPr>
          <w:lang w:val="en-US"/>
        </w:rPr>
      </w:pPr>
    </w:p>
    <w:p w:rsidRPr="00464A7B" w:rsidR="00A50C57" w:rsidP="00803815" w:rsidRDefault="00A50C57" w14:paraId="05B9AFC4" w14:textId="1FBEBAA5">
      <w:pPr>
        <w:pStyle w:val="ListParagraph"/>
        <w:numPr>
          <w:ilvl w:val="0"/>
          <w:numId w:val="33"/>
        </w:numPr>
        <w:rPr>
          <w:b/>
          <w:bCs/>
          <w:lang w:val="en-US"/>
        </w:rPr>
      </w:pPr>
      <w:r w:rsidRPr="00464A7B">
        <w:rPr>
          <w:b/>
          <w:bCs/>
          <w:lang w:val="en-US"/>
        </w:rPr>
        <w:t xml:space="preserve">Gather the appropriate </w:t>
      </w:r>
      <w:r w:rsidR="003A3393">
        <w:rPr>
          <w:b/>
          <w:bCs/>
          <w:lang w:val="en-US"/>
        </w:rPr>
        <w:t>dataset</w:t>
      </w:r>
    </w:p>
    <w:p w:rsidR="0045037C" w:rsidP="0045037C" w:rsidRDefault="00DC5AA2" w14:paraId="0A22F0B1" w14:textId="222779C6">
      <w:pPr>
        <w:ind w:left="360"/>
        <w:rPr>
          <w:lang w:val="en-US"/>
        </w:rPr>
      </w:pPr>
      <w:r>
        <w:rPr>
          <w:lang w:val="en-US"/>
        </w:rPr>
        <w:t>Students are expected to use the s</w:t>
      </w:r>
      <w:r w:rsidRPr="00E6359A">
        <w:rPr>
          <w:lang w:val="en-US"/>
        </w:rPr>
        <w:t xml:space="preserve">ustainable </w:t>
      </w:r>
      <w:r>
        <w:rPr>
          <w:lang w:val="en-US"/>
        </w:rPr>
        <w:t>d</w:t>
      </w:r>
      <w:r w:rsidRPr="00E6359A">
        <w:rPr>
          <w:lang w:val="en-US"/>
        </w:rPr>
        <w:t xml:space="preserve">evelopment </w:t>
      </w:r>
      <w:r>
        <w:rPr>
          <w:lang w:val="en-US"/>
        </w:rPr>
        <w:t>g</w:t>
      </w:r>
      <w:r w:rsidRPr="00E6359A">
        <w:rPr>
          <w:lang w:val="en-US"/>
        </w:rPr>
        <w:t>oals</w:t>
      </w:r>
      <w:r>
        <w:rPr>
          <w:lang w:val="en-US"/>
        </w:rPr>
        <w:t xml:space="preserve"> data bank</w:t>
      </w:r>
      <w:r w:rsidR="00BC70B6">
        <w:rPr>
          <w:lang w:val="en-US"/>
        </w:rPr>
        <w:t xml:space="preserve"> (see Figure </w:t>
      </w:r>
      <w:r w:rsidR="00553DAB">
        <w:rPr>
          <w:lang w:val="en-US"/>
        </w:rPr>
        <w:t>4</w:t>
      </w:r>
      <w:r w:rsidR="00BC70B6">
        <w:rPr>
          <w:lang w:val="en-US"/>
        </w:rPr>
        <w:t>)</w:t>
      </w:r>
      <w:r>
        <w:rPr>
          <w:lang w:val="en-US"/>
        </w:rPr>
        <w:t xml:space="preserve"> in order to gather the appropriate dataset to answer their research question.</w:t>
      </w:r>
      <w:r w:rsidR="00265BC8">
        <w:rPr>
          <w:lang w:val="en-US"/>
        </w:rPr>
        <w:t xml:space="preserve"> Use </w:t>
      </w:r>
      <w:hyperlink w:history="1" r:id="rId21">
        <w:r w:rsidRPr="000B0946" w:rsidR="000B0946">
          <w:rPr>
            <w:rStyle w:val="Hyperlink"/>
            <w:lang w:val="en-US"/>
          </w:rPr>
          <w:t>SDGDataBank</w:t>
        </w:r>
      </w:hyperlink>
      <w:r w:rsidR="000B0946">
        <w:rPr>
          <w:lang w:val="en-US"/>
        </w:rPr>
        <w:t xml:space="preserve"> </w:t>
      </w:r>
      <w:r w:rsidR="00955427">
        <w:rPr>
          <w:lang w:val="en-US"/>
        </w:rPr>
        <w:t>to gather the appropriate dataset</w:t>
      </w:r>
      <w:r w:rsidR="000B0946">
        <w:rPr>
          <w:lang w:val="en-US"/>
        </w:rPr>
        <w:t>.</w:t>
      </w:r>
    </w:p>
    <w:p w:rsidRPr="0045037C" w:rsidR="00BC70B6" w:rsidP="0045037C" w:rsidRDefault="00BC70B6" w14:paraId="21AB41B2" w14:textId="77777777">
      <w:pPr>
        <w:ind w:left="360"/>
        <w:rPr>
          <w:lang w:val="en-US"/>
        </w:rPr>
      </w:pPr>
    </w:p>
    <w:p w:rsidR="00A50C57" w:rsidP="00803815" w:rsidRDefault="00A50C57" w14:paraId="1CA65ABE" w14:textId="730B11B2">
      <w:pPr>
        <w:pStyle w:val="ListParagraph"/>
        <w:numPr>
          <w:ilvl w:val="0"/>
          <w:numId w:val="33"/>
        </w:numPr>
        <w:rPr>
          <w:b/>
          <w:bCs/>
          <w:lang w:val="en-US"/>
        </w:rPr>
      </w:pPr>
      <w:r w:rsidRPr="00BC70B6">
        <w:rPr>
          <w:b/>
          <w:bCs/>
          <w:lang w:val="en-US"/>
        </w:rPr>
        <w:t>Explore your dataset</w:t>
      </w:r>
      <w:r w:rsidRPr="00BC70B6" w:rsidR="00745289">
        <w:rPr>
          <w:b/>
          <w:bCs/>
          <w:lang w:val="en-US"/>
        </w:rPr>
        <w:t xml:space="preserve"> </w:t>
      </w:r>
    </w:p>
    <w:p w:rsidRPr="00165AE7" w:rsidR="00BC70B6" w:rsidP="00BC70B6" w:rsidRDefault="00165AE7" w14:paraId="1FB75574" w14:textId="1927DDB7">
      <w:pPr>
        <w:ind w:left="360"/>
        <w:rPr>
          <w:lang w:val="en-US"/>
        </w:rPr>
      </w:pPr>
      <w:r>
        <w:rPr>
          <w:lang w:val="en-US"/>
        </w:rPr>
        <w:t>Students are expected to apply the exploratory data analysis (EDA) concepts learned in the workshops to their datasets.</w:t>
      </w:r>
    </w:p>
    <w:p w:rsidRPr="00BC70B6" w:rsidR="00BC70B6" w:rsidP="00BC70B6" w:rsidRDefault="00BC70B6" w14:paraId="27B21A98" w14:textId="77777777">
      <w:pPr>
        <w:ind w:left="360"/>
        <w:rPr>
          <w:b/>
          <w:bCs/>
          <w:lang w:val="en-US"/>
        </w:rPr>
      </w:pPr>
    </w:p>
    <w:p w:rsidR="00A50C57" w:rsidP="00803815" w:rsidRDefault="003E540A" w14:paraId="40F8C7AE" w14:textId="3F8CCE2C">
      <w:pPr>
        <w:pStyle w:val="ListParagraph"/>
        <w:numPr>
          <w:ilvl w:val="0"/>
          <w:numId w:val="33"/>
        </w:numPr>
        <w:rPr>
          <w:b/>
          <w:bCs/>
          <w:lang w:val="en-US"/>
        </w:rPr>
      </w:pPr>
      <w:r>
        <w:rPr>
          <w:b/>
          <w:bCs/>
          <w:lang w:val="en-US"/>
        </w:rPr>
        <w:t>Analyze your data and p</w:t>
      </w:r>
      <w:r w:rsidRPr="00BC70B6" w:rsidR="00A50C57">
        <w:rPr>
          <w:b/>
          <w:bCs/>
          <w:lang w:val="en-US"/>
        </w:rPr>
        <w:t>resent your findings using visuals</w:t>
      </w:r>
    </w:p>
    <w:p w:rsidRPr="00165AE7" w:rsidR="00165AE7" w:rsidP="00165AE7" w:rsidRDefault="00165AE7" w14:paraId="450F77A3" w14:textId="16ADD23C">
      <w:pPr>
        <w:ind w:left="360"/>
        <w:rPr>
          <w:lang w:val="en-US"/>
        </w:rPr>
      </w:pPr>
      <w:r w:rsidRPr="00165AE7">
        <w:rPr>
          <w:lang w:val="en-US"/>
        </w:rPr>
        <w:t>Students are expected to</w:t>
      </w:r>
      <w:r w:rsidR="000A0985">
        <w:rPr>
          <w:lang w:val="en-US"/>
        </w:rPr>
        <w:t xml:space="preserve"> </w:t>
      </w:r>
      <w:r w:rsidR="00D71142">
        <w:rPr>
          <w:lang w:val="en-US"/>
        </w:rPr>
        <w:t>apply concepts learned in the workshops and</w:t>
      </w:r>
      <w:r w:rsidRPr="00165AE7">
        <w:rPr>
          <w:lang w:val="en-US"/>
        </w:rPr>
        <w:t xml:space="preserve"> </w:t>
      </w:r>
      <w:r w:rsidR="000A0985">
        <w:rPr>
          <w:lang w:val="en-US"/>
        </w:rPr>
        <w:t>generate appropriate visuals which help support their arguments towards answering their research question.</w:t>
      </w:r>
    </w:p>
    <w:p w:rsidRPr="00165AE7" w:rsidR="00165AE7" w:rsidP="00165AE7" w:rsidRDefault="00165AE7" w14:paraId="02A2C4D7" w14:textId="77777777">
      <w:pPr>
        <w:ind w:left="360"/>
        <w:rPr>
          <w:b/>
          <w:bCs/>
          <w:lang w:val="en-US"/>
        </w:rPr>
      </w:pPr>
    </w:p>
    <w:p w:rsidR="003C591B" w:rsidP="00803815" w:rsidRDefault="003C591B" w14:paraId="11500209" w14:textId="2B0E2ABC">
      <w:pPr>
        <w:pStyle w:val="ListParagraph"/>
        <w:numPr>
          <w:ilvl w:val="0"/>
          <w:numId w:val="33"/>
        </w:numPr>
        <w:rPr>
          <w:b/>
          <w:bCs/>
          <w:lang w:val="en-US"/>
        </w:rPr>
      </w:pPr>
      <w:r w:rsidRPr="003C591B">
        <w:rPr>
          <w:b/>
          <w:bCs/>
          <w:lang w:val="en-US"/>
        </w:rPr>
        <w:t xml:space="preserve">Provide a solution to your research question with supporting arguments </w:t>
      </w:r>
      <w:r w:rsidRPr="00BC70B6">
        <w:rPr>
          <w:b/>
          <w:bCs/>
          <w:lang w:val="en-US"/>
        </w:rPr>
        <w:t>(</w:t>
      </w:r>
      <w:r w:rsidRPr="003C591B">
        <w:rPr>
          <w:b/>
          <w:bCs/>
          <w:lang w:val="en-US"/>
        </w:rPr>
        <w:t>based on your analysis</w:t>
      </w:r>
      <w:r w:rsidRPr="00BC70B6">
        <w:rPr>
          <w:b/>
          <w:bCs/>
          <w:lang w:val="en-US"/>
        </w:rPr>
        <w:t>)</w:t>
      </w:r>
      <w:r w:rsidRPr="00BC70B6" w:rsidR="00745289">
        <w:rPr>
          <w:b/>
          <w:bCs/>
          <w:lang w:val="en-US"/>
        </w:rPr>
        <w:t xml:space="preserve"> </w:t>
      </w:r>
    </w:p>
    <w:p w:rsidRPr="00D71142" w:rsidR="00D71142" w:rsidP="00D71142" w:rsidRDefault="00D71142" w14:paraId="3EF417FD" w14:textId="657A5F68">
      <w:pPr>
        <w:ind w:left="360"/>
        <w:rPr>
          <w:lang w:val="en-US"/>
        </w:rPr>
      </w:pPr>
      <w:r w:rsidRPr="00D71142">
        <w:rPr>
          <w:lang w:val="en-US"/>
        </w:rPr>
        <w:t xml:space="preserve">Students are expected to </w:t>
      </w:r>
      <w:r>
        <w:rPr>
          <w:lang w:val="en-US"/>
        </w:rPr>
        <w:t xml:space="preserve">answer their research question with supporting </w:t>
      </w:r>
      <w:r w:rsidR="00CA24BB">
        <w:rPr>
          <w:lang w:val="en-US"/>
        </w:rPr>
        <w:t>arguments based on the work conducted in the previous data labs</w:t>
      </w:r>
      <w:r w:rsidRPr="00D71142">
        <w:rPr>
          <w:lang w:val="en-US"/>
        </w:rPr>
        <w:t>.</w:t>
      </w:r>
      <w:r w:rsidR="007954B2">
        <w:rPr>
          <w:lang w:val="en-US"/>
        </w:rPr>
        <w:t xml:space="preserve"> Further, students are expected to summarize their analysis in the form a poster.</w:t>
      </w:r>
    </w:p>
    <w:p w:rsidRPr="00D71142" w:rsidR="00D71142" w:rsidP="00D71142" w:rsidRDefault="00D71142" w14:paraId="7B101A9B" w14:textId="77777777">
      <w:pPr>
        <w:ind w:left="360"/>
        <w:rPr>
          <w:b/>
          <w:bCs/>
          <w:lang w:val="en-US"/>
        </w:rPr>
      </w:pPr>
    </w:p>
    <w:p w:rsidRPr="00C914C9" w:rsidR="00AF0252" w:rsidP="00C914C9" w:rsidRDefault="00B81702" w14:paraId="53E6DB3A" w14:textId="0574DE72">
      <w:pPr>
        <w:pStyle w:val="ListParagraph"/>
        <w:numPr>
          <w:ilvl w:val="0"/>
          <w:numId w:val="33"/>
        </w:numPr>
        <w:rPr>
          <w:b/>
          <w:bCs/>
          <w:lang w:val="en-US"/>
        </w:rPr>
      </w:pPr>
      <w:r w:rsidRPr="00BC70B6">
        <w:rPr>
          <w:b/>
          <w:bCs/>
          <w:lang w:val="en-US"/>
        </w:rPr>
        <w:t xml:space="preserve">Poster Presentation Day </w:t>
      </w:r>
      <w:r w:rsidR="00AF0252">
        <w:rPr>
          <w:b/>
          <w:bCs/>
          <w:lang w:val="en-US"/>
        </w:rPr>
        <w:t xml:space="preserve">  </w:t>
      </w:r>
    </w:p>
    <w:p w:rsidRPr="007954B2" w:rsidR="007954B2" w:rsidP="007954B2" w:rsidRDefault="007954B2" w14:paraId="18D90DFF" w14:textId="4EC692D8">
      <w:pPr>
        <w:ind w:left="360"/>
        <w:rPr>
          <w:lang w:val="en-US"/>
        </w:rPr>
      </w:pPr>
      <w:r w:rsidRPr="007954B2">
        <w:rPr>
          <w:lang w:val="en-US"/>
        </w:rPr>
        <w:t xml:space="preserve">Students are expected to </w:t>
      </w:r>
      <w:r>
        <w:rPr>
          <w:lang w:val="en-US"/>
        </w:rPr>
        <w:t xml:space="preserve">present their poster to staff and peers. </w:t>
      </w:r>
      <w:r w:rsidR="006075D4">
        <w:rPr>
          <w:lang w:val="en-US"/>
        </w:rPr>
        <w:t>Students and staff will be allowed to vote for the best poster.</w:t>
      </w:r>
    </w:p>
    <w:p w:rsidRPr="00A50C57" w:rsidR="00A50C57" w:rsidP="003C591B" w:rsidRDefault="00A50C57" w14:paraId="23E5612E" w14:textId="77777777">
      <w:pPr>
        <w:pStyle w:val="ListParagraph"/>
        <w:rPr>
          <w:lang w:val="en-US"/>
        </w:rPr>
      </w:pPr>
    </w:p>
    <w:p w:rsidRPr="00A50C57" w:rsidR="00E311B7" w:rsidP="0084068C" w:rsidRDefault="00E311B7" w14:paraId="69D6079C" w14:textId="77777777">
      <w:pPr>
        <w:rPr>
          <w:lang w:val="en-US"/>
        </w:rPr>
      </w:pPr>
    </w:p>
    <w:p w:rsidR="00FA0F97" w:rsidP="00FA0F97" w:rsidRDefault="00627F5E" w14:paraId="2C2BEA5C" w14:textId="77777777">
      <w:pPr>
        <w:keepNext/>
      </w:pPr>
      <w:r>
        <w:rPr>
          <w:noProof/>
          <w:lang w:val="en-US"/>
        </w:rPr>
        <w:drawing>
          <wp:inline distT="0" distB="0" distL="0" distR="0" wp14:anchorId="1CB92DD9" wp14:editId="29699ADE">
            <wp:extent cx="6762750" cy="3619500"/>
            <wp:effectExtent l="0" t="0" r="0" b="0"/>
            <wp:docPr id="25" name="Diagram 2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inline>
        </w:drawing>
      </w:r>
    </w:p>
    <w:p w:rsidR="00E311B7" w:rsidP="00FA0F97" w:rsidRDefault="00FA0F97" w14:paraId="3293E548" w14:textId="3E627D3F">
      <w:pPr>
        <w:pStyle w:val="Caption"/>
        <w:jc w:val="center"/>
        <w:rPr>
          <w:lang w:val="en-US"/>
        </w:rPr>
      </w:pPr>
      <w:r>
        <w:t xml:space="preserve">Figure </w:t>
      </w:r>
      <w:r>
        <w:fldChar w:fldCharType="begin"/>
      </w:r>
      <w:r>
        <w:instrText xml:space="preserve"> SEQ Figure \* ARABIC </w:instrText>
      </w:r>
      <w:r>
        <w:fldChar w:fldCharType="separate"/>
      </w:r>
      <w:r w:rsidR="00323D18">
        <w:rPr>
          <w:noProof/>
        </w:rPr>
        <w:t>3</w:t>
      </w:r>
      <w:r>
        <w:fldChar w:fldCharType="end"/>
      </w:r>
      <w:r>
        <w:t>: Project Lifecycle</w:t>
      </w:r>
    </w:p>
    <w:p w:rsidR="00E311B7" w:rsidP="0084068C" w:rsidRDefault="00E311B7" w14:paraId="736F2470" w14:textId="77777777">
      <w:pPr>
        <w:rPr>
          <w:lang w:val="en-US"/>
        </w:rPr>
      </w:pPr>
    </w:p>
    <w:p w:rsidR="00F33BEA" w:rsidP="0084068C" w:rsidRDefault="00F33BEA" w14:paraId="4CF8292B" w14:textId="77777777">
      <w:pPr>
        <w:rPr>
          <w:lang w:val="en-US"/>
        </w:rPr>
      </w:pPr>
    </w:p>
    <w:p w:rsidR="00C05AD9" w:rsidP="009712FE" w:rsidRDefault="005843F7" w14:paraId="11792361" w14:textId="224C5FEE">
      <w:pPr>
        <w:pStyle w:val="Heading2"/>
        <w:rPr>
          <w:lang w:val="en-US"/>
        </w:rPr>
      </w:pPr>
      <w:bookmarkStart w:name="_Toc72233259" w:id="32"/>
      <w:r>
        <w:rPr>
          <w:lang w:val="en-US"/>
        </w:rPr>
        <w:t>Challenges</w:t>
      </w:r>
      <w:bookmarkEnd w:id="32"/>
    </w:p>
    <w:p w:rsidR="009712FE" w:rsidP="009712FE" w:rsidRDefault="005843F7" w14:paraId="595EFA3F" w14:textId="00151A79">
      <w:pPr>
        <w:rPr>
          <w:lang w:val="en-US"/>
        </w:rPr>
      </w:pPr>
      <w:r>
        <w:rPr>
          <w:noProof/>
          <w:lang w:val="en-US"/>
        </w:rPr>
        <w:drawing>
          <wp:inline distT="0" distB="0" distL="0" distR="0" wp14:anchorId="44A5458F" wp14:editId="2D23AE1F">
            <wp:extent cx="6419850" cy="3200400"/>
            <wp:effectExtent l="38100" t="0" r="0"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rsidR="009712FE" w:rsidP="009712FE" w:rsidRDefault="009712FE" w14:paraId="114DBE27" w14:textId="77777777">
      <w:pPr>
        <w:rPr>
          <w:lang w:val="en-US"/>
        </w:rPr>
      </w:pPr>
    </w:p>
    <w:p w:rsidR="00695083" w:rsidP="009712FE" w:rsidRDefault="00695083" w14:paraId="0BAB5986" w14:textId="77777777">
      <w:pPr>
        <w:rPr>
          <w:lang w:val="en-US"/>
        </w:rPr>
      </w:pPr>
    </w:p>
    <w:p w:rsidR="00695083" w:rsidP="009712FE" w:rsidRDefault="00695083" w14:paraId="00109715" w14:textId="77777777">
      <w:pPr>
        <w:rPr>
          <w:lang w:val="en-US"/>
        </w:rPr>
      </w:pPr>
    </w:p>
    <w:p w:rsidR="00695083" w:rsidP="009712FE" w:rsidRDefault="00695083" w14:paraId="3DFD9354" w14:textId="77777777">
      <w:pPr>
        <w:rPr>
          <w:lang w:val="en-US"/>
        </w:rPr>
      </w:pPr>
    </w:p>
    <w:p w:rsidR="00695083" w:rsidP="009712FE" w:rsidRDefault="00695083" w14:paraId="498F7C8F" w14:textId="77777777">
      <w:pPr>
        <w:rPr>
          <w:lang w:val="en-US"/>
        </w:rPr>
      </w:pPr>
    </w:p>
    <w:p w:rsidR="00695083" w:rsidP="009712FE" w:rsidRDefault="00695083" w14:paraId="3F82F365" w14:textId="77777777">
      <w:pPr>
        <w:rPr>
          <w:lang w:val="en-US"/>
        </w:rPr>
      </w:pPr>
    </w:p>
    <w:p w:rsidR="00695083" w:rsidP="009712FE" w:rsidRDefault="00695083" w14:paraId="7244FD16" w14:textId="77777777">
      <w:pPr>
        <w:rPr>
          <w:lang w:val="en-US"/>
        </w:rPr>
      </w:pPr>
    </w:p>
    <w:p w:rsidR="00695083" w:rsidP="009712FE" w:rsidRDefault="00695083" w14:paraId="43F6BF9A" w14:textId="77777777">
      <w:pPr>
        <w:rPr>
          <w:lang w:val="en-US"/>
        </w:rPr>
      </w:pPr>
    </w:p>
    <w:p w:rsidR="00695083" w:rsidP="009712FE" w:rsidRDefault="00695083" w14:paraId="5236C272" w14:textId="77777777">
      <w:pPr>
        <w:rPr>
          <w:lang w:val="en-US"/>
        </w:rPr>
      </w:pPr>
    </w:p>
    <w:p w:rsidR="00695083" w:rsidP="009712FE" w:rsidRDefault="00695083" w14:paraId="1ED0F27A" w14:textId="77777777">
      <w:pPr>
        <w:rPr>
          <w:lang w:val="en-US"/>
        </w:rPr>
      </w:pPr>
    </w:p>
    <w:p w:rsidR="00695083" w:rsidP="009712FE" w:rsidRDefault="00695083" w14:paraId="142F74B6" w14:textId="77777777">
      <w:pPr>
        <w:rPr>
          <w:lang w:val="en-US"/>
        </w:rPr>
      </w:pPr>
    </w:p>
    <w:p w:rsidR="00695083" w:rsidP="009712FE" w:rsidRDefault="00695083" w14:paraId="5784CADF" w14:textId="77777777">
      <w:pPr>
        <w:rPr>
          <w:lang w:val="en-US"/>
        </w:rPr>
      </w:pPr>
    </w:p>
    <w:p w:rsidRPr="009712FE" w:rsidR="009712FE" w:rsidP="009712FE" w:rsidRDefault="006078D6" w14:paraId="6D55E9D0" w14:textId="1D378891">
      <w:pPr>
        <w:pStyle w:val="Heading2"/>
        <w:rPr>
          <w:lang w:val="en-US"/>
        </w:rPr>
      </w:pPr>
      <w:bookmarkStart w:name="_Toc72233260" w:id="33"/>
      <w:r>
        <w:rPr>
          <w:lang w:val="en-US"/>
        </w:rPr>
        <w:t>Requirements</w:t>
      </w:r>
      <w:bookmarkEnd w:id="33"/>
    </w:p>
    <w:tbl>
      <w:tblPr>
        <w:tblW w:w="10484" w:type="dxa"/>
        <w:tblLayout w:type="fixed"/>
        <w:tblLook w:val="04A0" w:firstRow="1" w:lastRow="0" w:firstColumn="1" w:lastColumn="0" w:noHBand="0" w:noVBand="1"/>
      </w:tblPr>
      <w:tblGrid>
        <w:gridCol w:w="2443"/>
        <w:gridCol w:w="2087"/>
        <w:gridCol w:w="5954"/>
      </w:tblGrid>
      <w:tr w:rsidR="4614E8C4" w:rsidTr="00844B40" w14:paraId="1058052F" w14:textId="77777777">
        <w:trPr>
          <w:trHeight w:val="253"/>
        </w:trPr>
        <w:tc>
          <w:tcPr>
            <w:tcW w:w="2443" w:type="dxa"/>
            <w:tcBorders>
              <w:top w:val="single" w:color="auto" w:sz="6" w:space="0"/>
              <w:left w:val="single" w:color="auto" w:sz="6" w:space="0"/>
              <w:bottom w:val="single" w:color="auto" w:sz="6" w:space="0"/>
              <w:right w:val="single" w:color="auto" w:sz="6" w:space="0"/>
            </w:tcBorders>
          </w:tcPr>
          <w:p w:rsidR="4614E8C4" w:rsidP="4614E8C4" w:rsidRDefault="48744D6E" w14:paraId="61C851DF" w14:textId="36FB3800">
            <w:pPr>
              <w:spacing w:line="240" w:lineRule="atLeast"/>
              <w:rPr>
                <w:szCs w:val="18"/>
              </w:rPr>
            </w:pPr>
            <w:r w:rsidRPr="79351AA3">
              <w:rPr>
                <w:b/>
                <w:bCs/>
              </w:rPr>
              <w:t>Genre</w:t>
            </w:r>
            <w:r w:rsidRPr="79351AA3">
              <w:rPr>
                <w:lang w:val="en-US"/>
              </w:rPr>
              <w:t> </w:t>
            </w:r>
          </w:p>
        </w:tc>
        <w:tc>
          <w:tcPr>
            <w:tcW w:w="8041" w:type="dxa"/>
            <w:gridSpan w:val="2"/>
            <w:tcBorders>
              <w:top w:val="single" w:color="auto" w:sz="6" w:space="0"/>
              <w:left w:val="single" w:color="auto" w:sz="6" w:space="0"/>
              <w:bottom w:val="single" w:color="auto" w:sz="6" w:space="0"/>
              <w:right w:val="single" w:color="auto" w:sz="6" w:space="0"/>
            </w:tcBorders>
          </w:tcPr>
          <w:p w:rsidR="4614E8C4" w:rsidP="4614E8C4" w:rsidRDefault="48744D6E" w14:paraId="3DBF13B8" w14:textId="0DCAC54C">
            <w:pPr>
              <w:spacing w:line="240" w:lineRule="atLeast"/>
              <w:rPr>
                <w:szCs w:val="18"/>
              </w:rPr>
            </w:pPr>
            <w:r>
              <w:t>Conference Poster Presentation</w:t>
            </w:r>
          </w:p>
        </w:tc>
      </w:tr>
      <w:tr w:rsidR="4614E8C4" w:rsidTr="00844B40" w14:paraId="07A21311" w14:textId="77777777">
        <w:trPr>
          <w:trHeight w:val="1552"/>
        </w:trPr>
        <w:tc>
          <w:tcPr>
            <w:tcW w:w="2443" w:type="dxa"/>
            <w:tcBorders>
              <w:top w:val="single" w:color="auto" w:sz="6" w:space="0"/>
              <w:left w:val="single" w:color="auto" w:sz="6" w:space="0"/>
              <w:bottom w:val="single" w:color="auto" w:sz="6" w:space="0"/>
              <w:right w:val="single" w:color="auto" w:sz="6" w:space="0"/>
            </w:tcBorders>
          </w:tcPr>
          <w:p w:rsidR="4614E8C4" w:rsidP="4614E8C4" w:rsidRDefault="0090174B" w14:paraId="29621E8A" w14:textId="14BA6CE9">
            <w:pPr>
              <w:spacing w:line="240" w:lineRule="atLeast"/>
              <w:rPr>
                <w:szCs w:val="18"/>
              </w:rPr>
            </w:pPr>
            <w:r>
              <w:rPr>
                <w:b/>
                <w:bCs/>
              </w:rPr>
              <w:t>Brief d</w:t>
            </w:r>
            <w:r w:rsidRPr="79351AA3" w:rsidR="48744D6E">
              <w:rPr>
                <w:b/>
                <w:bCs/>
              </w:rPr>
              <w:t>escription</w:t>
            </w:r>
            <w:r w:rsidRPr="79351AA3" w:rsidR="48744D6E">
              <w:rPr>
                <w:lang w:val="en-US"/>
              </w:rPr>
              <w:t> </w:t>
            </w:r>
          </w:p>
        </w:tc>
        <w:tc>
          <w:tcPr>
            <w:tcW w:w="8041" w:type="dxa"/>
            <w:gridSpan w:val="2"/>
            <w:tcBorders>
              <w:top w:val="single" w:color="auto" w:sz="6" w:space="0"/>
              <w:left w:val="single" w:color="auto" w:sz="6" w:space="0"/>
              <w:bottom w:val="single" w:color="auto" w:sz="6" w:space="0"/>
              <w:right w:val="single" w:color="auto" w:sz="6" w:space="0"/>
            </w:tcBorders>
          </w:tcPr>
          <w:p w:rsidR="00035CE3" w:rsidP="0090174B" w:rsidRDefault="48744D6E" w14:paraId="70C6187A" w14:textId="77777777">
            <w:pPr>
              <w:spacing w:line="240" w:lineRule="atLeast"/>
              <w:jc w:val="left"/>
            </w:pPr>
            <w:r>
              <w:t>As a data scientist you will expected to</w:t>
            </w:r>
            <w:r w:rsidR="0090174B">
              <w:t>:</w:t>
            </w:r>
            <w:r w:rsidR="0090174B">
              <w:br/>
            </w:r>
            <w:r w:rsidR="0090174B">
              <w:t>1) Translate a use-case (e.g., a business requirement) into a data-driven research question.</w:t>
            </w:r>
            <w:r w:rsidR="0090174B">
              <w:br/>
            </w:r>
            <w:r w:rsidR="0090174B">
              <w:t>2) P</w:t>
            </w:r>
            <w:r>
              <w:t xml:space="preserve">resent your </w:t>
            </w:r>
            <w:r w:rsidR="00A4159E">
              <w:t>solution</w:t>
            </w:r>
            <w:r>
              <w:t xml:space="preserve"> to multiple stakeholders. </w:t>
            </w:r>
            <w:r w:rsidR="0090174B">
              <w:br/>
            </w:r>
          </w:p>
          <w:p w:rsidR="4614E8C4" w:rsidP="0090174B" w:rsidRDefault="48744D6E" w14:paraId="26D2BA26" w14:textId="0FFCF29D">
            <w:pPr>
              <w:spacing w:line="240" w:lineRule="atLeast"/>
              <w:jc w:val="left"/>
              <w:rPr>
                <w:szCs w:val="18"/>
              </w:rPr>
            </w:pPr>
            <w:r>
              <w:t>Posters are an informal alternative to a full presentation. In addition, creating a poster forces you to think more about including information that is relevant, while discarding information that may</w:t>
            </w:r>
            <w:r w:rsidRPr="79351AA3">
              <w:rPr>
                <w:lang w:val="en-US"/>
              </w:rPr>
              <w:t xml:space="preserve"> not be relevant. Finally, posters are an ideal means to unleash your creative side. A badly designed poster, even with </w:t>
            </w:r>
            <w:r w:rsidR="00A839C4">
              <w:rPr>
                <w:lang w:val="en-US"/>
              </w:rPr>
              <w:t>a sophisticated</w:t>
            </w:r>
            <w:r w:rsidRPr="79351AA3">
              <w:rPr>
                <w:lang w:val="en-US"/>
              </w:rPr>
              <w:t xml:space="preserve"> data analysis, remains a badly designed poster.</w:t>
            </w:r>
          </w:p>
        </w:tc>
      </w:tr>
      <w:tr w:rsidR="4614E8C4" w:rsidTr="00844B40" w14:paraId="4D75A0B5" w14:textId="77777777">
        <w:trPr>
          <w:trHeight w:val="522"/>
        </w:trPr>
        <w:tc>
          <w:tcPr>
            <w:tcW w:w="2443" w:type="dxa"/>
            <w:tcBorders>
              <w:top w:val="single" w:color="auto" w:sz="6" w:space="0"/>
              <w:left w:val="single" w:color="auto" w:sz="6" w:space="0"/>
              <w:bottom w:val="single" w:color="auto" w:sz="6" w:space="0"/>
              <w:right w:val="single" w:color="auto" w:sz="6" w:space="0"/>
            </w:tcBorders>
          </w:tcPr>
          <w:p w:rsidR="4614E8C4" w:rsidP="4614E8C4" w:rsidRDefault="48744D6E" w14:paraId="778E25A8" w14:textId="3468E1F0">
            <w:pPr>
              <w:spacing w:line="240" w:lineRule="atLeast"/>
              <w:rPr>
                <w:szCs w:val="18"/>
              </w:rPr>
            </w:pPr>
            <w:r w:rsidRPr="79351AA3">
              <w:rPr>
                <w:b/>
                <w:bCs/>
              </w:rPr>
              <w:t>Software</w:t>
            </w:r>
          </w:p>
        </w:tc>
        <w:tc>
          <w:tcPr>
            <w:tcW w:w="8041" w:type="dxa"/>
            <w:gridSpan w:val="2"/>
            <w:tcBorders>
              <w:top w:val="single" w:color="auto" w:sz="6" w:space="0"/>
              <w:left w:val="single" w:color="auto" w:sz="6" w:space="0"/>
              <w:bottom w:val="single" w:color="auto" w:sz="6" w:space="0"/>
              <w:right w:val="single" w:color="auto" w:sz="6" w:space="0"/>
            </w:tcBorders>
          </w:tcPr>
          <w:p w:rsidR="4614E8C4" w:rsidP="79351AA3" w:rsidRDefault="00844B40" w14:paraId="73BA0868" w14:textId="087D1D75">
            <w:pPr>
              <w:spacing w:line="240" w:lineRule="atLeast"/>
              <w:rPr>
                <w:highlight w:val="yellow"/>
              </w:rPr>
            </w:pPr>
            <w:r>
              <w:rPr>
                <w:lang w:val="en-US"/>
              </w:rPr>
              <w:t xml:space="preserve">Use R to </w:t>
            </w:r>
            <w:r w:rsidR="00F543DB">
              <w:rPr>
                <w:lang w:val="en-US"/>
              </w:rPr>
              <w:t>read, explore and visualize</w:t>
            </w:r>
            <w:r w:rsidRPr="442145FD" w:rsidR="1E055A27">
              <w:rPr>
                <w:lang w:val="en-US"/>
              </w:rPr>
              <w:t xml:space="preserve"> the data</w:t>
            </w:r>
            <w:r w:rsidRPr="442145FD" w:rsidR="00F543DB">
              <w:rPr>
                <w:lang w:val="en-US"/>
              </w:rPr>
              <w:t>.</w:t>
            </w:r>
            <w:r w:rsidR="00F543DB">
              <w:rPr>
                <w:lang w:val="en-US"/>
              </w:rPr>
              <w:t xml:space="preserve"> Use a software of your choice to create the poster.</w:t>
            </w:r>
          </w:p>
        </w:tc>
      </w:tr>
      <w:tr w:rsidR="4614E8C4" w:rsidTr="005A2F1C" w14:paraId="17794EBC" w14:textId="77777777">
        <w:trPr>
          <w:trHeight w:val="316"/>
        </w:trPr>
        <w:tc>
          <w:tcPr>
            <w:tcW w:w="2443" w:type="dxa"/>
            <w:vMerge w:val="restart"/>
            <w:tcBorders>
              <w:top w:val="single" w:color="auto" w:sz="6" w:space="0"/>
              <w:left w:val="single" w:color="auto" w:sz="6" w:space="0"/>
              <w:bottom w:val="single" w:color="auto" w:sz="6" w:space="0"/>
              <w:right w:val="single" w:color="auto" w:sz="6" w:space="0"/>
            </w:tcBorders>
          </w:tcPr>
          <w:p w:rsidR="4614E8C4" w:rsidP="4614E8C4" w:rsidRDefault="00150D5A" w14:paraId="04D66681" w14:textId="16B1DD2D">
            <w:pPr>
              <w:spacing w:line="240" w:lineRule="atLeast"/>
              <w:rPr>
                <w:szCs w:val="18"/>
              </w:rPr>
            </w:pPr>
            <w:r>
              <w:rPr>
                <w:b/>
                <w:bCs/>
              </w:rPr>
              <w:t xml:space="preserve">Poster </w:t>
            </w:r>
            <w:r>
              <w:rPr>
                <w:b/>
                <w:bCs/>
              </w:rPr>
              <w:br/>
            </w:r>
            <w:r w:rsidRPr="79351AA3" w:rsidR="48744D6E">
              <w:rPr>
                <w:b/>
                <w:bCs/>
              </w:rPr>
              <w:t>Components</w:t>
            </w:r>
          </w:p>
        </w:tc>
        <w:tc>
          <w:tcPr>
            <w:tcW w:w="2087" w:type="dxa"/>
            <w:tcBorders>
              <w:top w:val="single" w:color="auto" w:sz="6" w:space="0"/>
              <w:left w:val="single" w:color="auto" w:sz="6" w:space="0"/>
              <w:bottom w:val="single" w:color="auto" w:sz="6" w:space="0"/>
              <w:right w:val="single" w:color="auto" w:sz="6" w:space="0"/>
            </w:tcBorders>
          </w:tcPr>
          <w:p w:rsidR="4614E8C4" w:rsidP="4614E8C4" w:rsidRDefault="48744D6E" w14:paraId="28ACD669" w14:textId="1AFB4C4B">
            <w:pPr>
              <w:spacing w:line="240" w:lineRule="atLeast"/>
              <w:rPr>
                <w:szCs w:val="18"/>
              </w:rPr>
            </w:pPr>
            <w:r>
              <w:t>00 Introduction </w:t>
            </w:r>
            <w:r w:rsidRPr="79351AA3">
              <w:rPr>
                <w:lang w:val="en-US"/>
              </w:rPr>
              <w:t> </w:t>
            </w:r>
          </w:p>
        </w:tc>
        <w:tc>
          <w:tcPr>
            <w:tcW w:w="5954" w:type="dxa"/>
            <w:tcBorders>
              <w:top w:val="nil"/>
              <w:left w:val="single" w:color="auto" w:sz="6" w:space="0"/>
              <w:bottom w:val="single" w:color="auto" w:sz="6" w:space="0"/>
              <w:right w:val="single" w:color="auto" w:sz="6" w:space="0"/>
            </w:tcBorders>
          </w:tcPr>
          <w:p w:rsidR="4614E8C4" w:rsidP="4614E8C4" w:rsidRDefault="48744D6E" w14:paraId="78E7921D" w14:textId="30F2842A">
            <w:pPr>
              <w:spacing w:line="240" w:lineRule="atLeast"/>
              <w:jc w:val="left"/>
              <w:rPr>
                <w:szCs w:val="18"/>
              </w:rPr>
            </w:pPr>
            <w:r>
              <w:t>What is the problem statement?</w:t>
            </w:r>
            <w:r w:rsidRPr="79351AA3">
              <w:rPr>
                <w:lang w:val="en-US"/>
              </w:rPr>
              <w:t> </w:t>
            </w:r>
          </w:p>
        </w:tc>
      </w:tr>
      <w:tr w:rsidR="4614E8C4" w:rsidTr="005A2F1C" w14:paraId="00F4CCB6" w14:textId="77777777">
        <w:trPr>
          <w:trHeight w:val="316"/>
        </w:trPr>
        <w:tc>
          <w:tcPr>
            <w:tcW w:w="2443" w:type="dxa"/>
            <w:vMerge/>
            <w:vAlign w:val="center"/>
          </w:tcPr>
          <w:p w:rsidR="00941DBE" w:rsidRDefault="00941DBE" w14:paraId="6D9EF2A7" w14:textId="77777777"/>
        </w:tc>
        <w:tc>
          <w:tcPr>
            <w:tcW w:w="2087" w:type="dxa"/>
            <w:tcBorders>
              <w:top w:val="single" w:color="auto" w:sz="6" w:space="0"/>
              <w:left w:val="nil"/>
              <w:bottom w:val="single" w:color="auto" w:sz="6" w:space="0"/>
              <w:right w:val="single" w:color="auto" w:sz="6" w:space="0"/>
            </w:tcBorders>
          </w:tcPr>
          <w:p w:rsidR="4614E8C4" w:rsidP="4614E8C4" w:rsidRDefault="48744D6E" w14:paraId="02A7923F" w14:textId="5727C96E">
            <w:pPr>
              <w:spacing w:line="240" w:lineRule="atLeast"/>
              <w:rPr>
                <w:szCs w:val="18"/>
              </w:rPr>
            </w:pPr>
            <w:r>
              <w:t>01 EDA Methodology</w:t>
            </w:r>
          </w:p>
        </w:tc>
        <w:tc>
          <w:tcPr>
            <w:tcW w:w="5954" w:type="dxa"/>
            <w:tcBorders>
              <w:top w:val="single" w:color="auto" w:sz="6" w:space="0"/>
              <w:left w:val="single" w:color="auto" w:sz="6" w:space="0"/>
              <w:bottom w:val="single" w:color="auto" w:sz="6" w:space="0"/>
              <w:right w:val="single" w:color="auto" w:sz="6" w:space="0"/>
            </w:tcBorders>
          </w:tcPr>
          <w:p w:rsidR="4614E8C4" w:rsidP="4614E8C4" w:rsidRDefault="48744D6E" w14:paraId="7261C2A3" w14:textId="7E057CAC">
            <w:pPr>
              <w:spacing w:line="240" w:lineRule="atLeast"/>
              <w:jc w:val="left"/>
              <w:rPr>
                <w:szCs w:val="18"/>
              </w:rPr>
            </w:pPr>
            <w:r>
              <w:t>Describe the data.</w:t>
            </w:r>
            <w:r w:rsidRPr="79351AA3">
              <w:rPr>
                <w:lang w:val="en-US"/>
              </w:rPr>
              <w:t> </w:t>
            </w:r>
          </w:p>
        </w:tc>
      </w:tr>
      <w:tr w:rsidR="4614E8C4" w:rsidTr="005A2F1C" w14:paraId="5D73B596" w14:textId="77777777">
        <w:trPr>
          <w:trHeight w:val="316"/>
        </w:trPr>
        <w:tc>
          <w:tcPr>
            <w:tcW w:w="2443" w:type="dxa"/>
            <w:vMerge/>
            <w:vAlign w:val="center"/>
          </w:tcPr>
          <w:p w:rsidR="00941DBE" w:rsidRDefault="00941DBE" w14:paraId="222BBED8" w14:textId="77777777"/>
        </w:tc>
        <w:tc>
          <w:tcPr>
            <w:tcW w:w="2087" w:type="dxa"/>
            <w:tcBorders>
              <w:top w:val="single" w:color="auto" w:sz="6" w:space="0"/>
              <w:left w:val="nil"/>
              <w:bottom w:val="single" w:color="auto" w:sz="6" w:space="0"/>
              <w:right w:val="single" w:color="auto" w:sz="6" w:space="0"/>
            </w:tcBorders>
          </w:tcPr>
          <w:p w:rsidR="4614E8C4" w:rsidP="4614E8C4" w:rsidRDefault="48744D6E" w14:paraId="25D14A33" w14:textId="2953A495">
            <w:pPr>
              <w:spacing w:line="240" w:lineRule="atLeast"/>
              <w:rPr>
                <w:szCs w:val="18"/>
              </w:rPr>
            </w:pPr>
            <w:r>
              <w:t>02 Findings</w:t>
            </w:r>
          </w:p>
        </w:tc>
        <w:tc>
          <w:tcPr>
            <w:tcW w:w="5954" w:type="dxa"/>
            <w:tcBorders>
              <w:top w:val="single" w:color="auto" w:sz="6" w:space="0"/>
              <w:left w:val="single" w:color="auto" w:sz="6" w:space="0"/>
              <w:bottom w:val="single" w:color="auto" w:sz="6" w:space="0"/>
              <w:right w:val="single" w:color="auto" w:sz="6" w:space="0"/>
            </w:tcBorders>
          </w:tcPr>
          <w:p w:rsidR="4614E8C4" w:rsidP="4614E8C4" w:rsidRDefault="48744D6E" w14:paraId="2A8B639B" w14:textId="53A2CEDD">
            <w:pPr>
              <w:spacing w:line="240" w:lineRule="atLeast"/>
              <w:jc w:val="left"/>
              <w:rPr>
                <w:szCs w:val="18"/>
              </w:rPr>
            </w:pPr>
            <w:r>
              <w:t>Include relevant visuals.</w:t>
            </w:r>
          </w:p>
        </w:tc>
      </w:tr>
      <w:tr w:rsidR="4614E8C4" w:rsidTr="005A2F1C" w14:paraId="1319AF9E" w14:textId="77777777">
        <w:trPr>
          <w:trHeight w:val="316"/>
        </w:trPr>
        <w:tc>
          <w:tcPr>
            <w:tcW w:w="2443" w:type="dxa"/>
            <w:vMerge/>
            <w:vAlign w:val="center"/>
          </w:tcPr>
          <w:p w:rsidR="00941DBE" w:rsidRDefault="00941DBE" w14:paraId="7FD0C0BC" w14:textId="77777777"/>
        </w:tc>
        <w:tc>
          <w:tcPr>
            <w:tcW w:w="2087" w:type="dxa"/>
            <w:tcBorders>
              <w:top w:val="single" w:color="auto" w:sz="6" w:space="0"/>
              <w:left w:val="nil"/>
              <w:bottom w:val="single" w:color="auto" w:sz="6" w:space="0"/>
              <w:right w:val="single" w:color="auto" w:sz="6" w:space="0"/>
            </w:tcBorders>
          </w:tcPr>
          <w:p w:rsidR="4614E8C4" w:rsidP="4614E8C4" w:rsidRDefault="48744D6E" w14:paraId="35B78199" w14:textId="5EA41BF4">
            <w:pPr>
              <w:spacing w:line="240" w:lineRule="atLeast"/>
              <w:rPr>
                <w:szCs w:val="18"/>
              </w:rPr>
            </w:pPr>
            <w:r>
              <w:t>03 Discussion</w:t>
            </w:r>
          </w:p>
        </w:tc>
        <w:tc>
          <w:tcPr>
            <w:tcW w:w="5954" w:type="dxa"/>
            <w:tcBorders>
              <w:top w:val="single" w:color="auto" w:sz="6" w:space="0"/>
              <w:left w:val="single" w:color="auto" w:sz="6" w:space="0"/>
              <w:bottom w:val="single" w:color="auto" w:sz="6" w:space="0"/>
              <w:right w:val="single" w:color="auto" w:sz="6" w:space="0"/>
            </w:tcBorders>
          </w:tcPr>
          <w:p w:rsidR="4614E8C4" w:rsidP="4614E8C4" w:rsidRDefault="48744D6E" w14:paraId="6AD962B1" w14:textId="2CECBBCF">
            <w:pPr>
              <w:spacing w:line="240" w:lineRule="atLeast"/>
              <w:jc w:val="left"/>
              <w:rPr>
                <w:szCs w:val="18"/>
              </w:rPr>
            </w:pPr>
            <w:r>
              <w:t>Do we have a data-driven solution to the problem statement?</w:t>
            </w:r>
            <w:r w:rsidRPr="79351AA3">
              <w:rPr>
                <w:lang w:val="en-US"/>
              </w:rPr>
              <w:t> </w:t>
            </w:r>
          </w:p>
        </w:tc>
      </w:tr>
      <w:tr w:rsidR="4614E8C4" w:rsidTr="005A2F1C" w14:paraId="122DE2B9" w14:textId="77777777">
        <w:trPr>
          <w:trHeight w:val="316"/>
        </w:trPr>
        <w:tc>
          <w:tcPr>
            <w:tcW w:w="2443" w:type="dxa"/>
            <w:vMerge/>
            <w:vAlign w:val="center"/>
          </w:tcPr>
          <w:p w:rsidR="00941DBE" w:rsidRDefault="00941DBE" w14:paraId="19A8E1CD" w14:textId="77777777"/>
        </w:tc>
        <w:tc>
          <w:tcPr>
            <w:tcW w:w="2087" w:type="dxa"/>
            <w:tcBorders>
              <w:top w:val="single" w:color="auto" w:sz="6" w:space="0"/>
              <w:left w:val="nil"/>
              <w:bottom w:val="single" w:color="auto" w:sz="6" w:space="0"/>
              <w:right w:val="single" w:color="auto" w:sz="6" w:space="0"/>
            </w:tcBorders>
          </w:tcPr>
          <w:p w:rsidR="4614E8C4" w:rsidP="4614E8C4" w:rsidRDefault="48744D6E" w14:paraId="6A59A631" w14:textId="33F5CD03">
            <w:pPr>
              <w:spacing w:line="240" w:lineRule="atLeast"/>
              <w:rPr>
                <w:szCs w:val="18"/>
              </w:rPr>
            </w:pPr>
            <w:r>
              <w:t>04 Conclusion</w:t>
            </w:r>
          </w:p>
        </w:tc>
        <w:tc>
          <w:tcPr>
            <w:tcW w:w="5954" w:type="dxa"/>
            <w:tcBorders>
              <w:top w:val="single" w:color="auto" w:sz="6" w:space="0"/>
              <w:left w:val="single" w:color="auto" w:sz="6" w:space="0"/>
              <w:bottom w:val="single" w:color="auto" w:sz="6" w:space="0"/>
              <w:right w:val="single" w:color="auto" w:sz="6" w:space="0"/>
            </w:tcBorders>
          </w:tcPr>
          <w:p w:rsidR="4614E8C4" w:rsidP="4614E8C4" w:rsidRDefault="48744D6E" w14:paraId="2A6A4CC5" w14:textId="1283CCAC">
            <w:pPr>
              <w:spacing w:line="240" w:lineRule="atLeast"/>
              <w:jc w:val="left"/>
            </w:pPr>
            <w:r>
              <w:t>Critically look back at your solution</w:t>
            </w:r>
            <w:ins w:author="Heijligers, Bram" w:date="2021-05-17T13:49:00Z" w:id="34">
              <w:r w:rsidR="32EE1F0A">
                <w:t>.</w:t>
              </w:r>
            </w:ins>
            <w:del w:author="Heijligers, Bram" w:date="2021-05-17T13:49:00Z" w:id="35">
              <w:r w:rsidRPr="79351AA3">
                <w:rPr>
                  <w:lang w:val="en-US"/>
                </w:rPr>
                <w:delText> </w:delText>
              </w:r>
            </w:del>
          </w:p>
        </w:tc>
      </w:tr>
      <w:tr w:rsidR="4614E8C4" w:rsidTr="005A2F1C" w14:paraId="60E638C3" w14:textId="77777777">
        <w:trPr>
          <w:trHeight w:val="316"/>
        </w:trPr>
        <w:tc>
          <w:tcPr>
            <w:tcW w:w="2443" w:type="dxa"/>
            <w:vMerge/>
            <w:vAlign w:val="center"/>
          </w:tcPr>
          <w:p w:rsidR="00941DBE" w:rsidRDefault="00941DBE" w14:paraId="05932CA6" w14:textId="77777777"/>
        </w:tc>
        <w:tc>
          <w:tcPr>
            <w:tcW w:w="2087" w:type="dxa"/>
            <w:tcBorders>
              <w:top w:val="single" w:color="auto" w:sz="6" w:space="0"/>
              <w:left w:val="nil"/>
              <w:bottom w:val="single" w:color="auto" w:sz="6" w:space="0"/>
              <w:right w:val="single" w:color="auto" w:sz="6" w:space="0"/>
            </w:tcBorders>
          </w:tcPr>
          <w:p w:rsidR="4614E8C4" w:rsidP="4614E8C4" w:rsidRDefault="48744D6E" w14:paraId="4410FC73" w14:textId="234DF427">
            <w:pPr>
              <w:spacing w:line="240" w:lineRule="atLeast"/>
              <w:rPr>
                <w:szCs w:val="18"/>
              </w:rPr>
            </w:pPr>
            <w:r>
              <w:t>05 Presentation and   additional information.</w:t>
            </w:r>
          </w:p>
        </w:tc>
        <w:tc>
          <w:tcPr>
            <w:tcW w:w="5954" w:type="dxa"/>
            <w:tcBorders>
              <w:top w:val="single" w:color="auto" w:sz="6" w:space="0"/>
              <w:left w:val="single" w:color="auto" w:sz="6" w:space="0"/>
              <w:bottom w:val="single" w:color="auto" w:sz="6" w:space="0"/>
              <w:right w:val="single" w:color="auto" w:sz="6" w:space="0"/>
            </w:tcBorders>
          </w:tcPr>
          <w:p w:rsidR="4614E8C4" w:rsidP="4614E8C4" w:rsidRDefault="48744D6E" w14:paraId="38A67D72" w14:textId="5B016639">
            <w:pPr>
              <w:spacing w:line="240" w:lineRule="atLeast"/>
              <w:jc w:val="left"/>
              <w:rPr>
                <w:szCs w:val="18"/>
              </w:rPr>
            </w:pPr>
            <w:r w:rsidRPr="79351AA3">
              <w:rPr>
                <w:lang w:val="en-US"/>
              </w:rPr>
              <w:t>Sources, references, notes and author information. Live presentation of poster on DataLab 05.</w:t>
            </w:r>
          </w:p>
        </w:tc>
      </w:tr>
      <w:tr w:rsidR="4614E8C4" w:rsidTr="00844B40" w14:paraId="5D7DEF5F" w14:textId="77777777">
        <w:trPr>
          <w:trHeight w:val="253"/>
        </w:trPr>
        <w:tc>
          <w:tcPr>
            <w:tcW w:w="2443" w:type="dxa"/>
            <w:tcBorders>
              <w:top w:val="nil"/>
              <w:left w:val="single" w:color="auto" w:sz="6" w:space="0"/>
              <w:bottom w:val="single" w:color="auto" w:sz="6" w:space="0"/>
              <w:right w:val="single" w:color="auto" w:sz="6" w:space="0"/>
            </w:tcBorders>
          </w:tcPr>
          <w:p w:rsidR="4614E8C4" w:rsidP="4614E8C4" w:rsidRDefault="48744D6E" w14:paraId="4C1F5E37" w14:textId="78EE2FA4">
            <w:pPr>
              <w:spacing w:line="240" w:lineRule="atLeast"/>
              <w:rPr>
                <w:szCs w:val="18"/>
              </w:rPr>
            </w:pPr>
            <w:r w:rsidRPr="79351AA3">
              <w:rPr>
                <w:b/>
                <w:bCs/>
              </w:rPr>
              <w:t>References</w:t>
            </w:r>
            <w:r w:rsidRPr="79351AA3">
              <w:rPr>
                <w:lang w:val="en-US"/>
              </w:rPr>
              <w:t> </w:t>
            </w:r>
          </w:p>
        </w:tc>
        <w:tc>
          <w:tcPr>
            <w:tcW w:w="8041" w:type="dxa"/>
            <w:gridSpan w:val="2"/>
            <w:tcBorders>
              <w:top w:val="single" w:color="auto" w:sz="6" w:space="0"/>
              <w:left w:val="single" w:color="auto" w:sz="6" w:space="0"/>
              <w:bottom w:val="single" w:color="auto" w:sz="6" w:space="0"/>
              <w:right w:val="single" w:color="auto" w:sz="6" w:space="0"/>
            </w:tcBorders>
          </w:tcPr>
          <w:p w:rsidR="4614E8C4" w:rsidP="4614E8C4" w:rsidRDefault="00F1115C" w14:paraId="57637657" w14:textId="7FB70FC4">
            <w:pPr>
              <w:spacing w:line="240" w:lineRule="atLeast"/>
              <w:rPr>
                <w:rFonts w:ascii="Segoe UI" w:hAnsi="Segoe UI" w:eastAsia="Segoe UI" w:cs="Segoe UI"/>
                <w:szCs w:val="18"/>
              </w:rPr>
            </w:pPr>
            <w:hyperlink r:id="rId32">
              <w:r w:rsidRPr="79351AA3" w:rsidR="48744D6E">
                <w:rPr>
                  <w:rStyle w:val="Hyperlink"/>
                </w:rPr>
                <w:t>Making a better research poster - YouTube</w:t>
              </w:r>
            </w:hyperlink>
          </w:p>
        </w:tc>
      </w:tr>
    </w:tbl>
    <w:p w:rsidR="005A2F1C" w:rsidP="005A2F1C" w:rsidRDefault="005A2F1C" w14:paraId="543E6B14" w14:textId="77777777">
      <w:pPr>
        <w:jc w:val="center"/>
        <w:rPr>
          <w:rFonts w:ascii="Segoe UI" w:hAnsi="Segoe UI" w:eastAsia="Segoe UI" w:cs="Segoe UI"/>
          <w:color w:val="000000" w:themeColor="text1"/>
          <w:sz w:val="24"/>
          <w:szCs w:val="24"/>
          <w:lang w:val="en-US"/>
        </w:rPr>
      </w:pPr>
      <w:r w:rsidRPr="79351AA3">
        <w:rPr>
          <w:rFonts w:ascii="Segoe UI" w:hAnsi="Segoe UI" w:eastAsia="Segoe UI" w:cs="Segoe UI"/>
          <w:color w:val="000000" w:themeColor="text1"/>
          <w:sz w:val="24"/>
          <w:szCs w:val="24"/>
        </w:rPr>
        <w:t>For a more detailed explanation of expected contents of the posters; and a</w:t>
      </w:r>
      <w:r>
        <w:rPr>
          <w:rFonts w:ascii="Segoe UI" w:hAnsi="Segoe UI" w:eastAsia="Segoe UI" w:cs="Segoe UI"/>
          <w:color w:val="000000" w:themeColor="text1"/>
          <w:sz w:val="24"/>
          <w:szCs w:val="24"/>
        </w:rPr>
        <w:t>n example of a data science poster</w:t>
      </w:r>
      <w:r w:rsidRPr="79351AA3">
        <w:rPr>
          <w:rFonts w:ascii="Segoe UI" w:hAnsi="Segoe UI" w:eastAsia="Segoe UI" w:cs="Segoe UI"/>
          <w:color w:val="000000" w:themeColor="text1"/>
          <w:sz w:val="24"/>
          <w:szCs w:val="24"/>
        </w:rPr>
        <w:t xml:space="preserve"> template: </w:t>
      </w:r>
    </w:p>
    <w:p w:rsidR="005A2F1C" w:rsidP="005A2F1C" w:rsidRDefault="005A2F1C" w14:paraId="799ECBCF" w14:textId="77777777">
      <w:pPr>
        <w:jc w:val="center"/>
        <w:rPr>
          <w:rFonts w:ascii="Segoe UI" w:hAnsi="Segoe UI" w:eastAsia="Segoe UI" w:cs="Segoe UI"/>
          <w:color w:val="000000" w:themeColor="text1"/>
          <w:szCs w:val="18"/>
          <w:lang w:val="en-US"/>
        </w:rPr>
      </w:pPr>
    </w:p>
    <w:p w:rsidR="005A2F1C" w:rsidP="005A2F1C" w:rsidRDefault="00F1115C" w14:paraId="5BFDB377" w14:textId="77777777">
      <w:pPr>
        <w:jc w:val="center"/>
        <w:rPr>
          <w:rStyle w:val="Hyperlink"/>
          <w:rFonts w:ascii="Segoe UI" w:hAnsi="Segoe UI" w:eastAsia="Segoe UI" w:cs="Segoe UI"/>
          <w:b/>
          <w:bCs/>
          <w:sz w:val="22"/>
        </w:rPr>
      </w:pPr>
      <w:hyperlink r:id="rId33">
        <w:r w:rsidRPr="79351AA3" w:rsidR="005A2F1C">
          <w:rPr>
            <w:rStyle w:val="Hyperlink"/>
            <w:rFonts w:ascii="Segoe UI" w:hAnsi="Segoe UI" w:eastAsia="Segoe UI" w:cs="Segoe UI"/>
            <w:b/>
            <w:bCs/>
            <w:sz w:val="22"/>
          </w:rPr>
          <w:t>DS1-AssesmentPoster_Template.pptx</w:t>
        </w:r>
      </w:hyperlink>
    </w:p>
    <w:p w:rsidR="004E4743" w:rsidP="005A2F1C" w:rsidRDefault="004E4743" w14:paraId="64432BB6" w14:textId="77777777">
      <w:pPr>
        <w:jc w:val="center"/>
        <w:rPr>
          <w:rStyle w:val="Hyperlink"/>
          <w:rFonts w:ascii="Segoe UI" w:hAnsi="Segoe UI" w:eastAsia="Segoe UI" w:cs="Segoe UI"/>
          <w:b/>
          <w:bCs/>
          <w:sz w:val="22"/>
        </w:rPr>
      </w:pPr>
    </w:p>
    <w:p w:rsidRPr="004E4743" w:rsidR="004E4743" w:rsidP="004E4743" w:rsidRDefault="006078D6" w14:paraId="10DA8080" w14:textId="574090E4">
      <w:pPr>
        <w:pStyle w:val="Heading2"/>
        <w:rPr>
          <w:bCs/>
          <w:lang w:val="en-US"/>
        </w:rPr>
      </w:pPr>
      <w:bookmarkStart w:name="_Toc72233261" w:id="36"/>
      <w:r>
        <w:rPr>
          <w:rFonts w:ascii="Segoe UI" w:hAnsi="Segoe UI" w:eastAsia="Segoe UI" w:cs="Segoe UI"/>
          <w:bCs/>
          <w:color w:val="3CB3E5"/>
        </w:rPr>
        <w:t>Deliverable</w:t>
      </w:r>
      <w:bookmarkEnd w:id="36"/>
    </w:p>
    <w:p w:rsidR="004E4743" w:rsidP="004E4743" w:rsidRDefault="004E4743" w14:paraId="298057DD" w14:textId="77777777">
      <w:pPr>
        <w:spacing w:line="276" w:lineRule="atLeast"/>
        <w:rPr>
          <w:rFonts w:ascii="Segoe UI" w:hAnsi="Segoe UI" w:eastAsia="Segoe UI" w:cs="Segoe UI"/>
          <w:color w:val="000000" w:themeColor="text1"/>
          <w:szCs w:val="18"/>
          <w:lang w:val="en-US"/>
        </w:rPr>
      </w:pPr>
    </w:p>
    <w:p w:rsidR="004E4743" w:rsidP="004E4743" w:rsidRDefault="004E4743" w14:paraId="3BB776F4" w14:textId="66620461">
      <w:pPr>
        <w:spacing w:line="276" w:lineRule="atLeast"/>
        <w:rPr>
          <w:rFonts w:ascii="Segoe UI" w:hAnsi="Segoe UI" w:eastAsia="Segoe UI" w:cs="Segoe UI"/>
          <w:color w:val="000000" w:themeColor="text1"/>
        </w:rPr>
      </w:pPr>
      <w:r w:rsidRPr="79351AA3">
        <w:rPr>
          <w:rFonts w:ascii="Segoe UI" w:hAnsi="Segoe UI" w:eastAsia="Segoe UI" w:cs="Segoe UI"/>
          <w:color w:val="000000" w:themeColor="text1"/>
        </w:rPr>
        <w:t xml:space="preserve">The posters are to be handed in </w:t>
      </w:r>
      <w:r w:rsidRPr="79351AA3">
        <w:rPr>
          <w:rFonts w:ascii="Segoe UI" w:hAnsi="Segoe UI" w:eastAsia="Segoe UI" w:cs="Segoe UI"/>
          <w:color w:val="000000" w:themeColor="text1"/>
          <w:highlight w:val="yellow"/>
        </w:rPr>
        <w:t>Microsoft Teams or Github</w:t>
      </w:r>
      <w:r w:rsidRPr="79351AA3">
        <w:rPr>
          <w:rFonts w:ascii="Segoe UI" w:hAnsi="Segoe UI" w:eastAsia="Segoe UI" w:cs="Segoe UI"/>
          <w:color w:val="000000" w:themeColor="text1"/>
        </w:rPr>
        <w:t xml:space="preserve"> no later than 5pm on the day before the session in which we present the posters. There is no specified file format or size for handing in your poster but confer with a lecturer </w:t>
      </w:r>
      <w:r w:rsidRPr="442145FD" w:rsidR="7D6D3637">
        <w:rPr>
          <w:rFonts w:ascii="Segoe UI" w:hAnsi="Segoe UI" w:eastAsia="Segoe UI" w:cs="Segoe UI"/>
          <w:color w:val="000000" w:themeColor="text1"/>
        </w:rPr>
        <w:t>beforehand</w:t>
      </w:r>
      <w:r w:rsidRPr="442145FD">
        <w:rPr>
          <w:rFonts w:ascii="Segoe UI" w:hAnsi="Segoe UI" w:eastAsia="Segoe UI" w:cs="Segoe UI"/>
          <w:color w:val="000000" w:themeColor="text1"/>
        </w:rPr>
        <w:t xml:space="preserve"> </w:t>
      </w:r>
      <w:r w:rsidRPr="79351AA3">
        <w:rPr>
          <w:rFonts w:ascii="Segoe UI" w:hAnsi="Segoe UI" w:eastAsia="Segoe UI" w:cs="Segoe UI"/>
          <w:color w:val="000000" w:themeColor="text1"/>
        </w:rPr>
        <w:t xml:space="preserve">if you're handing in something other than </w:t>
      </w:r>
      <w:r w:rsidRPr="79351AA3" w:rsidR="005B4304">
        <w:rPr>
          <w:rFonts w:ascii="Segoe UI" w:hAnsi="Segoe UI" w:eastAsia="Segoe UI" w:cs="Segoe UI"/>
          <w:color w:val="000000" w:themeColor="text1"/>
        </w:rPr>
        <w:t>PowerPoint</w:t>
      </w:r>
      <w:r w:rsidRPr="79351AA3">
        <w:rPr>
          <w:rFonts w:ascii="Segoe UI" w:hAnsi="Segoe UI" w:eastAsia="Segoe UI" w:cs="Segoe UI"/>
          <w:color w:val="000000" w:themeColor="text1"/>
        </w:rPr>
        <w:t>, PDF or word to make sure they can actually open the file.</w:t>
      </w:r>
    </w:p>
    <w:p w:rsidR="00695083" w:rsidP="004E4743" w:rsidRDefault="00695083" w14:paraId="4EB553A9" w14:textId="77777777">
      <w:pPr>
        <w:spacing w:line="276" w:lineRule="atLeast"/>
        <w:rPr>
          <w:rFonts w:ascii="Segoe UI" w:hAnsi="Segoe UI" w:eastAsia="Segoe UI" w:cs="Segoe UI"/>
          <w:color w:val="000000" w:themeColor="text1"/>
        </w:rPr>
      </w:pPr>
    </w:p>
    <w:p w:rsidR="00695083" w:rsidP="004E4743" w:rsidRDefault="00695083" w14:paraId="3BF68012" w14:textId="77777777">
      <w:pPr>
        <w:spacing w:line="276" w:lineRule="atLeast"/>
        <w:rPr>
          <w:rFonts w:ascii="Segoe UI" w:hAnsi="Segoe UI" w:eastAsia="Segoe UI" w:cs="Segoe UI"/>
          <w:color w:val="000000" w:themeColor="text1"/>
        </w:rPr>
      </w:pPr>
    </w:p>
    <w:p w:rsidR="00695083" w:rsidP="004E4743" w:rsidRDefault="00695083" w14:paraId="4EDBBF30" w14:textId="77777777">
      <w:pPr>
        <w:spacing w:line="276" w:lineRule="atLeast"/>
        <w:rPr>
          <w:rFonts w:ascii="Segoe UI" w:hAnsi="Segoe UI" w:eastAsia="Segoe UI" w:cs="Segoe UI"/>
          <w:color w:val="000000" w:themeColor="text1"/>
        </w:rPr>
      </w:pPr>
    </w:p>
    <w:p w:rsidR="00695083" w:rsidP="004E4743" w:rsidRDefault="00695083" w14:paraId="11C9F443" w14:textId="77777777">
      <w:pPr>
        <w:spacing w:line="276" w:lineRule="atLeast"/>
        <w:rPr>
          <w:rFonts w:ascii="Segoe UI" w:hAnsi="Segoe UI" w:eastAsia="Segoe UI" w:cs="Segoe UI"/>
          <w:color w:val="000000" w:themeColor="text1"/>
        </w:rPr>
      </w:pPr>
    </w:p>
    <w:p w:rsidR="00695083" w:rsidP="00695083" w:rsidRDefault="00695083" w14:paraId="380A931D" w14:textId="77777777" w14:noSpellErr="1">
      <w:pPr>
        <w:keepNext/>
        <w:spacing w:line="276" w:lineRule="atLeast"/>
        <w:jc w:val="center"/>
      </w:pPr>
      <w:r w:rsidR="00695083">
        <w:drawing>
          <wp:inline wp14:editId="609A74D2" wp14:anchorId="16F06B2D">
            <wp:extent cx="9439498" cy="5057967"/>
            <wp:effectExtent l="0" t="0" r="0" b="0"/>
            <wp:docPr id="20" name="Picture 20" descr="Our world in data - SDG Indicators&#10;" title=""/>
            <wp:cNvGraphicFramePr>
              <a:graphicFrameLocks noChangeAspect="1"/>
            </wp:cNvGraphicFramePr>
            <a:graphic>
              <a:graphicData uri="http://schemas.openxmlformats.org/drawingml/2006/picture">
                <pic:pic>
                  <pic:nvPicPr>
                    <pic:cNvPr id="0" name="Picture 20"/>
                    <pic:cNvPicPr/>
                  </pic:nvPicPr>
                  <pic:blipFill>
                    <a:blip r:embed="Ra2062a79682049f3">
                      <a:extLst xmlns:a="http://schemas.openxmlformats.org/drawingml/2006/main">
                        <a:ext uri="{28A0092B-C50C-407E-A947-70E740481C1C}">
                          <a14:useLocalDpi xmlns:a14="http://schemas.microsoft.com/office/drawing/2010/main" val="0"/>
                        </a:ext>
                      </a:extLst>
                    </a:blip>
                    <a:stretch>
                      <a:fillRect/>
                    </a:stretch>
                  </pic:blipFill>
                  <pic:spPr>
                    <a:xfrm rot="16200000" flipH="0" flipV="0">
                      <a:off x="0" y="0"/>
                      <a:ext cx="9439498" cy="5057967"/>
                    </a:xfrm>
                    <a:prstGeom prst="rect">
                      <a:avLst/>
                    </a:prstGeom>
                  </pic:spPr>
                </pic:pic>
              </a:graphicData>
            </a:graphic>
          </wp:inline>
        </w:drawing>
      </w:r>
    </w:p>
    <w:p w:rsidR="00695083" w:rsidP="00695083" w:rsidRDefault="00695083" w14:paraId="70E08D32" w14:textId="33A0D57F">
      <w:pPr>
        <w:pStyle w:val="Caption"/>
        <w:jc w:val="center"/>
        <w:rPr>
          <w:rFonts w:ascii="Segoe UI" w:hAnsi="Segoe UI" w:eastAsia="Segoe UI" w:cs="Segoe UI"/>
          <w:color w:val="000000" w:themeColor="text1"/>
          <w:lang w:val="en-US"/>
        </w:rPr>
      </w:pPr>
      <w:r>
        <w:t xml:space="preserve">Figure </w:t>
      </w:r>
      <w:r>
        <w:fldChar w:fldCharType="begin"/>
      </w:r>
      <w:r>
        <w:instrText xml:space="preserve"> SEQ Figure \* ARABIC </w:instrText>
      </w:r>
      <w:r>
        <w:fldChar w:fldCharType="separate"/>
      </w:r>
      <w:r w:rsidR="00323D18">
        <w:rPr>
          <w:noProof/>
        </w:rPr>
        <w:t>4</w:t>
      </w:r>
      <w:r>
        <w:fldChar w:fldCharType="end"/>
      </w:r>
      <w:r>
        <w:t>: SDGTracker Data Bank.</w:t>
      </w:r>
    </w:p>
    <w:p w:rsidR="00FB4624" w:rsidP="00240AFC" w:rsidRDefault="00240AFC" w14:paraId="7BA15CE3" w14:textId="43982228">
      <w:pPr>
        <w:pStyle w:val="Heading1"/>
      </w:pPr>
      <w:bookmarkStart w:name="_Toc72233262" w:id="37"/>
      <w:r>
        <w:t>Creative Brief</w:t>
      </w:r>
      <w:r w:rsidR="00CD797A">
        <w:t xml:space="preserve"> </w:t>
      </w:r>
      <w:r w:rsidR="00BB43DD">
        <w:t>III</w:t>
      </w:r>
      <w:r w:rsidR="00D666E6">
        <w:t xml:space="preserve"> – Image Data processing</w:t>
      </w:r>
      <w:r w:rsidR="00736D64">
        <w:t xml:space="preserve"> using python</w:t>
      </w:r>
      <w:bookmarkEnd w:id="37"/>
    </w:p>
    <w:p w:rsidR="00FB4E1F" w:rsidP="00B5151D" w:rsidRDefault="00FB4E1F" w14:paraId="34A151B0" w14:textId="20022818">
      <w:pPr>
        <w:pStyle w:val="Heading2"/>
      </w:pPr>
      <w:bookmarkStart w:name="_Toc72233263" w:id="38"/>
      <w:r>
        <w:t>Timeline</w:t>
      </w:r>
      <w:bookmarkEnd w:id="38"/>
    </w:p>
    <w:p w:rsidR="00FB4E1F" w:rsidP="00C53229" w:rsidRDefault="00FB4E1F" w14:paraId="4177D34D" w14:textId="77777777"/>
    <w:p w:rsidR="00E123EF" w:rsidP="002A00DD" w:rsidRDefault="00FB4624" w14:paraId="392A7D86" w14:textId="4E4BA8CD">
      <w:pPr>
        <w:pStyle w:val="Heading3"/>
      </w:pPr>
      <w:bookmarkStart w:name="_Toc72233264" w:id="39"/>
      <w:r>
        <w:t xml:space="preserve">Week </w:t>
      </w:r>
      <w:r w:rsidR="00296AA3">
        <w:t>6</w:t>
      </w:r>
      <w:bookmarkEnd w:id="39"/>
    </w:p>
    <w:p w:rsidRPr="00FB4624" w:rsidR="00FB4624" w:rsidP="00FB4624" w:rsidRDefault="00FB4624" w14:paraId="5B7A5A84" w14:textId="77777777"/>
    <w:tbl>
      <w:tblPr>
        <w:tblStyle w:val="TableGrid"/>
        <w:tblW w:w="0" w:type="auto"/>
        <w:jc w:val="center"/>
        <w:tblLook w:val="04A0" w:firstRow="1" w:lastRow="0" w:firstColumn="1" w:lastColumn="0" w:noHBand="0" w:noVBand="1"/>
      </w:tblPr>
      <w:tblGrid>
        <w:gridCol w:w="1305"/>
        <w:gridCol w:w="1326"/>
        <w:gridCol w:w="1305"/>
        <w:gridCol w:w="1303"/>
        <w:gridCol w:w="1303"/>
        <w:gridCol w:w="1306"/>
        <w:gridCol w:w="1306"/>
        <w:gridCol w:w="1302"/>
      </w:tblGrid>
      <w:tr w:rsidR="00677396" w:rsidTr="1206D5F9" w14:paraId="72CC5AFA" w14:textId="77777777">
        <w:trPr>
          <w:jc w:val="center"/>
        </w:trPr>
        <w:tc>
          <w:tcPr>
            <w:tcW w:w="1305" w:type="dxa"/>
          </w:tcPr>
          <w:p w:rsidRPr="00A94E0F" w:rsidR="00677396" w:rsidP="00636B34" w:rsidRDefault="00A94E0F" w14:paraId="41AF7A40" w14:textId="728F39A9">
            <w:pPr>
              <w:jc w:val="center"/>
              <w:rPr>
                <w:highlight w:val="lightGray"/>
              </w:rPr>
            </w:pPr>
            <w:r w:rsidRPr="00B32D4A">
              <w:rPr>
                <w:color w:val="FF0000"/>
              </w:rPr>
              <w:t>Day/Time</w:t>
            </w:r>
          </w:p>
        </w:tc>
        <w:tc>
          <w:tcPr>
            <w:tcW w:w="1326" w:type="dxa"/>
          </w:tcPr>
          <w:p w:rsidR="00677396" w:rsidP="00636B34" w:rsidRDefault="005C568B" w14:paraId="03F1AFE9" w14:textId="01C35EDB">
            <w:pPr>
              <w:jc w:val="center"/>
            </w:pPr>
            <w:r>
              <w:t>9-10</w:t>
            </w:r>
          </w:p>
        </w:tc>
        <w:tc>
          <w:tcPr>
            <w:tcW w:w="1305" w:type="dxa"/>
          </w:tcPr>
          <w:p w:rsidR="00677396" w:rsidP="00636B34" w:rsidRDefault="005C568B" w14:paraId="69F63C22" w14:textId="54EDC9A5">
            <w:pPr>
              <w:jc w:val="center"/>
            </w:pPr>
            <w:r>
              <w:t>10-11</w:t>
            </w:r>
          </w:p>
        </w:tc>
        <w:tc>
          <w:tcPr>
            <w:tcW w:w="1303" w:type="dxa"/>
          </w:tcPr>
          <w:p w:rsidR="00677396" w:rsidP="00636B34" w:rsidRDefault="005C568B" w14:paraId="266DD0ED" w14:textId="21624380">
            <w:pPr>
              <w:jc w:val="center"/>
            </w:pPr>
            <w:r>
              <w:t>11-12</w:t>
            </w:r>
          </w:p>
        </w:tc>
        <w:tc>
          <w:tcPr>
            <w:tcW w:w="1303" w:type="dxa"/>
          </w:tcPr>
          <w:p w:rsidR="00677396" w:rsidP="00636B34" w:rsidRDefault="005C568B" w14:paraId="5DF4CF24" w14:textId="51C45BF7">
            <w:pPr>
              <w:jc w:val="center"/>
            </w:pPr>
            <w:r>
              <w:t>13</w:t>
            </w:r>
            <w:r w:rsidR="00514D9B">
              <w:t>-14</w:t>
            </w:r>
          </w:p>
        </w:tc>
        <w:tc>
          <w:tcPr>
            <w:tcW w:w="1306" w:type="dxa"/>
          </w:tcPr>
          <w:p w:rsidR="00677396" w:rsidP="00636B34" w:rsidRDefault="00514D9B" w14:paraId="13BB7704" w14:textId="705739B3">
            <w:pPr>
              <w:jc w:val="center"/>
            </w:pPr>
            <w:r>
              <w:t>14-15</w:t>
            </w:r>
          </w:p>
        </w:tc>
        <w:tc>
          <w:tcPr>
            <w:tcW w:w="1306" w:type="dxa"/>
          </w:tcPr>
          <w:p w:rsidR="00677396" w:rsidP="00636B34" w:rsidRDefault="00514D9B" w14:paraId="19D18D40" w14:textId="02B796E2">
            <w:pPr>
              <w:jc w:val="center"/>
            </w:pPr>
            <w:r>
              <w:t>15-16</w:t>
            </w:r>
          </w:p>
        </w:tc>
        <w:tc>
          <w:tcPr>
            <w:tcW w:w="1302" w:type="dxa"/>
          </w:tcPr>
          <w:p w:rsidR="00677396" w:rsidP="00636B34" w:rsidRDefault="00514D9B" w14:paraId="17249DF4" w14:textId="14926F14">
            <w:pPr>
              <w:jc w:val="center"/>
            </w:pPr>
            <w:r>
              <w:t>16-17</w:t>
            </w:r>
          </w:p>
        </w:tc>
      </w:tr>
      <w:tr w:rsidR="008448D1" w:rsidTr="005C65B3" w14:paraId="470E7DDF" w14:textId="77777777">
        <w:trPr>
          <w:jc w:val="center"/>
        </w:trPr>
        <w:tc>
          <w:tcPr>
            <w:tcW w:w="1305" w:type="dxa"/>
            <w:shd w:val="clear" w:color="auto" w:fill="DCE0E3" w:themeFill="accent3" w:themeFillTint="33"/>
          </w:tcPr>
          <w:p w:rsidR="008448D1" w:rsidP="00636B34" w:rsidRDefault="008448D1" w14:paraId="44646DAC" w14:textId="0B41C851">
            <w:pPr>
              <w:jc w:val="left"/>
            </w:pPr>
            <w:r>
              <w:t>Monday</w:t>
            </w:r>
          </w:p>
        </w:tc>
        <w:tc>
          <w:tcPr>
            <w:tcW w:w="3934" w:type="dxa"/>
            <w:gridSpan w:val="3"/>
            <w:shd w:val="clear" w:color="auto" w:fill="DCE0E3" w:themeFill="accent3" w:themeFillTint="33"/>
          </w:tcPr>
          <w:p w:rsidR="008448D1" w:rsidP="00636B34" w:rsidRDefault="008448D1" w14:paraId="7D217C7C" w14:textId="410CF0A7">
            <w:pPr>
              <w:jc w:val="center"/>
            </w:pPr>
            <w:r>
              <w:t>Programming, Algorithms, Flowchart</w:t>
            </w:r>
          </w:p>
        </w:tc>
        <w:tc>
          <w:tcPr>
            <w:tcW w:w="3915" w:type="dxa"/>
            <w:gridSpan w:val="3"/>
            <w:shd w:val="clear" w:color="auto" w:fill="DCE0E3" w:themeFill="accent3" w:themeFillTint="33"/>
          </w:tcPr>
          <w:p w:rsidR="008448D1" w:rsidP="00636B34" w:rsidRDefault="007A6262" w14:paraId="6DF3FB35" w14:textId="08934CA7">
            <w:pPr>
              <w:jc w:val="center"/>
            </w:pPr>
            <w:r>
              <w:t>IDE setup, Python setup, variables</w:t>
            </w:r>
            <w:r w:rsidR="00365EC3">
              <w:t xml:space="preserve">, </w:t>
            </w:r>
            <w:r w:rsidR="727699C1">
              <w:t xml:space="preserve">conditional statements, </w:t>
            </w:r>
            <w:r w:rsidR="00365EC3">
              <w:t>functions</w:t>
            </w:r>
          </w:p>
        </w:tc>
        <w:tc>
          <w:tcPr>
            <w:tcW w:w="1302" w:type="dxa"/>
            <w:shd w:val="clear" w:color="auto" w:fill="E2EFD9" w:themeFill="accent6" w:themeFillTint="33"/>
          </w:tcPr>
          <w:p w:rsidR="008448D1" w:rsidP="00636B34" w:rsidRDefault="008448D1" w14:paraId="43F91E5C" w14:textId="190F440C">
            <w:pPr>
              <w:jc w:val="center"/>
            </w:pPr>
            <w:r>
              <w:t>Q&amp;A and day recap</w:t>
            </w:r>
          </w:p>
        </w:tc>
      </w:tr>
      <w:tr w:rsidR="00C93C12" w:rsidTr="009248EE" w14:paraId="135A3D34" w14:textId="77777777">
        <w:trPr>
          <w:jc w:val="center"/>
        </w:trPr>
        <w:tc>
          <w:tcPr>
            <w:tcW w:w="1305" w:type="dxa"/>
            <w:shd w:val="clear" w:color="auto" w:fill="FFF2CC" w:themeFill="accent4" w:themeFillTint="33"/>
          </w:tcPr>
          <w:p w:rsidR="00C93C12" w:rsidP="00636B34" w:rsidRDefault="00C93C12" w14:paraId="24CB11A6" w14:textId="1C469344">
            <w:pPr>
              <w:jc w:val="left"/>
            </w:pPr>
            <w:r>
              <w:t>Tuesday</w:t>
            </w:r>
          </w:p>
        </w:tc>
        <w:tc>
          <w:tcPr>
            <w:tcW w:w="7849" w:type="dxa"/>
            <w:gridSpan w:val="6"/>
            <w:shd w:val="clear" w:color="auto" w:fill="FFF2CC" w:themeFill="accent4" w:themeFillTint="33"/>
          </w:tcPr>
          <w:p w:rsidR="00C93C12" w:rsidP="00636B34" w:rsidRDefault="00AB3173" w14:paraId="3438FC8C" w14:textId="443BB712">
            <w:pPr>
              <w:jc w:val="center"/>
            </w:pPr>
            <w:r>
              <w:t xml:space="preserve">Foundation </w:t>
            </w:r>
            <w:r w:rsidR="008D7C09">
              <w:t xml:space="preserve">exercises </w:t>
            </w:r>
            <w:r w:rsidR="000F04EC">
              <w:t>with Python using Functions</w:t>
            </w:r>
          </w:p>
        </w:tc>
        <w:tc>
          <w:tcPr>
            <w:tcW w:w="1302" w:type="dxa"/>
            <w:shd w:val="clear" w:color="auto" w:fill="D7EFF9" w:themeFill="accent1" w:themeFillTint="33"/>
          </w:tcPr>
          <w:p w:rsidR="00C93C12" w:rsidP="00636B34" w:rsidRDefault="009B7E22" w14:paraId="093D650C" w14:textId="172B45BC">
            <w:pPr>
              <w:jc w:val="center"/>
            </w:pPr>
            <w:r>
              <w:t>Day reflection</w:t>
            </w:r>
          </w:p>
        </w:tc>
      </w:tr>
      <w:tr w:rsidR="001B23F2" w:rsidTr="005C65B3" w14:paraId="2A84079D" w14:textId="77777777">
        <w:trPr>
          <w:jc w:val="center"/>
        </w:trPr>
        <w:tc>
          <w:tcPr>
            <w:tcW w:w="1305" w:type="dxa"/>
            <w:shd w:val="clear" w:color="auto" w:fill="DCE0E3" w:themeFill="accent3" w:themeFillTint="33"/>
          </w:tcPr>
          <w:p w:rsidR="001B23F2" w:rsidP="00636B34" w:rsidRDefault="001B23F2" w14:paraId="07EA9E14" w14:textId="14047187">
            <w:pPr>
              <w:jc w:val="left"/>
            </w:pPr>
            <w:r>
              <w:t>Wednesday</w:t>
            </w:r>
          </w:p>
        </w:tc>
        <w:tc>
          <w:tcPr>
            <w:tcW w:w="3934" w:type="dxa"/>
            <w:gridSpan w:val="3"/>
            <w:shd w:val="clear" w:color="auto" w:fill="DCE0E3" w:themeFill="accent3" w:themeFillTint="33"/>
          </w:tcPr>
          <w:p w:rsidR="001B23F2" w:rsidP="00636B34" w:rsidRDefault="001B23F2" w14:paraId="1207174C" w14:textId="15A68899">
            <w:pPr>
              <w:jc w:val="center"/>
            </w:pPr>
            <w:r>
              <w:t>Data types, operators</w:t>
            </w:r>
          </w:p>
        </w:tc>
        <w:tc>
          <w:tcPr>
            <w:tcW w:w="3915" w:type="dxa"/>
            <w:gridSpan w:val="3"/>
            <w:shd w:val="clear" w:color="auto" w:fill="DCE0E3" w:themeFill="accent3" w:themeFillTint="33"/>
          </w:tcPr>
          <w:p w:rsidR="001B23F2" w:rsidP="00636B34" w:rsidRDefault="00F13999" w14:paraId="5782AD45" w14:textId="25948949">
            <w:pPr>
              <w:jc w:val="center"/>
            </w:pPr>
            <w:r>
              <w:t>Data structures</w:t>
            </w:r>
          </w:p>
        </w:tc>
        <w:tc>
          <w:tcPr>
            <w:tcW w:w="1302" w:type="dxa"/>
            <w:shd w:val="clear" w:color="auto" w:fill="E2EFD9" w:themeFill="accent6" w:themeFillTint="33"/>
          </w:tcPr>
          <w:p w:rsidR="001B23F2" w:rsidP="00636B34" w:rsidRDefault="001B23F2" w14:paraId="4B3E27A7" w14:textId="669F3A3F">
            <w:pPr>
              <w:jc w:val="center"/>
            </w:pPr>
            <w:r>
              <w:t>Q&amp;A and day recap</w:t>
            </w:r>
          </w:p>
        </w:tc>
      </w:tr>
      <w:tr w:rsidR="00D14450" w:rsidTr="00A544BF" w14:paraId="27763AD7" w14:textId="77777777">
        <w:trPr>
          <w:jc w:val="center"/>
        </w:trPr>
        <w:tc>
          <w:tcPr>
            <w:tcW w:w="1305" w:type="dxa"/>
            <w:shd w:val="clear" w:color="auto" w:fill="DCE0E3" w:themeFill="accent3" w:themeFillTint="33"/>
          </w:tcPr>
          <w:p w:rsidR="00D14450" w:rsidP="00636B34" w:rsidRDefault="00D14450" w14:paraId="2624D2A0" w14:textId="104B919D">
            <w:pPr>
              <w:jc w:val="left"/>
            </w:pPr>
            <w:r>
              <w:t>Thursday</w:t>
            </w:r>
          </w:p>
        </w:tc>
        <w:tc>
          <w:tcPr>
            <w:tcW w:w="3934" w:type="dxa"/>
            <w:gridSpan w:val="3"/>
            <w:shd w:val="clear" w:color="auto" w:fill="DCE0E3" w:themeFill="accent3" w:themeFillTint="33"/>
          </w:tcPr>
          <w:p w:rsidR="00D14450" w:rsidP="00636B34" w:rsidRDefault="4B407486" w14:paraId="7F5742A4" w14:textId="3640289F">
            <w:pPr>
              <w:jc w:val="center"/>
            </w:pPr>
            <w:r>
              <w:t>File operations</w:t>
            </w:r>
            <w:r w:rsidR="5580B240">
              <w:t xml:space="preserve"> / libs and Panda</w:t>
            </w:r>
          </w:p>
        </w:tc>
        <w:tc>
          <w:tcPr>
            <w:tcW w:w="3915" w:type="dxa"/>
            <w:gridSpan w:val="3"/>
            <w:shd w:val="clear" w:color="auto" w:fill="DCE0E3" w:themeFill="accent3" w:themeFillTint="33"/>
          </w:tcPr>
          <w:p w:rsidR="00D14450" w:rsidP="00636B34" w:rsidRDefault="00272DD4" w14:paraId="6A28DCCF" w14:textId="1BA0BB73">
            <w:pPr>
              <w:jc w:val="center"/>
            </w:pPr>
            <w:r>
              <w:t>S</w:t>
            </w:r>
            <w:r w:rsidR="0097384F">
              <w:t>trings</w:t>
            </w:r>
            <w:r>
              <w:t>, texts</w:t>
            </w:r>
            <w:r w:rsidR="0097384F">
              <w:t>, csv, json</w:t>
            </w:r>
          </w:p>
        </w:tc>
        <w:tc>
          <w:tcPr>
            <w:tcW w:w="1302" w:type="dxa"/>
            <w:shd w:val="clear" w:color="auto" w:fill="E2EFD9" w:themeFill="accent6" w:themeFillTint="33"/>
          </w:tcPr>
          <w:p w:rsidR="00D14450" w:rsidP="00636B34" w:rsidRDefault="00D14450" w14:paraId="3CABD77A" w14:textId="058A6652">
            <w:pPr>
              <w:jc w:val="center"/>
            </w:pPr>
            <w:r>
              <w:t>Q&amp;A and day recap</w:t>
            </w:r>
          </w:p>
        </w:tc>
      </w:tr>
      <w:tr w:rsidR="006D18BB" w:rsidTr="009248EE" w14:paraId="66394744" w14:textId="77777777">
        <w:trPr>
          <w:trHeight w:val="336"/>
          <w:jc w:val="center"/>
        </w:trPr>
        <w:tc>
          <w:tcPr>
            <w:tcW w:w="1305" w:type="dxa"/>
            <w:shd w:val="clear" w:color="auto" w:fill="FFF2CC" w:themeFill="accent4" w:themeFillTint="33"/>
          </w:tcPr>
          <w:p w:rsidR="006D18BB" w:rsidP="00636B34" w:rsidRDefault="006D18BB" w14:paraId="7DBC0392" w14:textId="0111DD24">
            <w:pPr>
              <w:jc w:val="left"/>
            </w:pPr>
            <w:r>
              <w:t>Friday</w:t>
            </w:r>
          </w:p>
        </w:tc>
        <w:tc>
          <w:tcPr>
            <w:tcW w:w="7849" w:type="dxa"/>
            <w:gridSpan w:val="6"/>
            <w:shd w:val="clear" w:color="auto" w:fill="FFF2CC" w:themeFill="accent4" w:themeFillTint="33"/>
          </w:tcPr>
          <w:p w:rsidR="006D18BB" w:rsidP="00636B34" w:rsidRDefault="00A0742C" w14:paraId="2F5E96E4" w14:textId="1B82200B">
            <w:pPr>
              <w:jc w:val="center"/>
            </w:pPr>
            <w:r>
              <w:t xml:space="preserve">Basic file operations </w:t>
            </w:r>
            <w:r w:rsidR="00F42692">
              <w:t xml:space="preserve">&amp; </w:t>
            </w:r>
            <w:r w:rsidR="00272DD4">
              <w:t>string operations with files</w:t>
            </w:r>
          </w:p>
        </w:tc>
        <w:tc>
          <w:tcPr>
            <w:tcW w:w="1302" w:type="dxa"/>
            <w:shd w:val="clear" w:color="auto" w:fill="D7EFF9" w:themeFill="accent1" w:themeFillTint="33"/>
          </w:tcPr>
          <w:p w:rsidR="006D18BB" w:rsidP="00636B34" w:rsidRDefault="006D18BB" w14:paraId="5ACF854A" w14:textId="55C87530">
            <w:pPr>
              <w:jc w:val="center"/>
            </w:pPr>
            <w:r>
              <w:t>Day reflection</w:t>
            </w:r>
          </w:p>
        </w:tc>
      </w:tr>
    </w:tbl>
    <w:p w:rsidR="00866605" w:rsidP="00C53229" w:rsidRDefault="00866605" w14:paraId="1059767D" w14:textId="203CA11C"/>
    <w:p w:rsidR="00866605" w:rsidP="00C53229" w:rsidRDefault="00866605" w14:paraId="68C0A1CD" w14:textId="77777777"/>
    <w:p w:rsidR="00866605" w:rsidP="00C53229" w:rsidRDefault="00866605" w14:paraId="0C29D390" w14:textId="77777777"/>
    <w:p w:rsidR="0045084F" w:rsidP="00BE1C38" w:rsidRDefault="00FB4624" w14:paraId="1E3174B1" w14:textId="1B546751">
      <w:pPr>
        <w:pStyle w:val="Heading3"/>
      </w:pPr>
      <w:bookmarkStart w:name="_Toc72233265" w:id="40"/>
      <w:r>
        <w:t xml:space="preserve">Week </w:t>
      </w:r>
      <w:r w:rsidR="00296AA3">
        <w:t>7</w:t>
      </w:r>
      <w:bookmarkEnd w:id="40"/>
    </w:p>
    <w:p w:rsidRPr="00FB4624" w:rsidR="00FB4624" w:rsidP="00FB4624" w:rsidRDefault="00FB4624" w14:paraId="05DF12C0" w14:textId="77777777"/>
    <w:tbl>
      <w:tblPr>
        <w:tblStyle w:val="TableGrid"/>
        <w:tblW w:w="0" w:type="auto"/>
        <w:jc w:val="center"/>
        <w:tblLook w:val="04A0" w:firstRow="1" w:lastRow="0" w:firstColumn="1" w:lastColumn="0" w:noHBand="0" w:noVBand="1"/>
      </w:tblPr>
      <w:tblGrid>
        <w:gridCol w:w="1305"/>
        <w:gridCol w:w="1326"/>
        <w:gridCol w:w="1305"/>
        <w:gridCol w:w="1303"/>
        <w:gridCol w:w="1303"/>
        <w:gridCol w:w="1306"/>
        <w:gridCol w:w="1306"/>
        <w:gridCol w:w="1302"/>
      </w:tblGrid>
      <w:tr w:rsidR="0045084F" w:rsidTr="5045477B" w14:paraId="47A8935E" w14:textId="77777777">
        <w:trPr>
          <w:jc w:val="center"/>
        </w:trPr>
        <w:tc>
          <w:tcPr>
            <w:tcW w:w="1305" w:type="dxa"/>
          </w:tcPr>
          <w:p w:rsidR="0045084F" w:rsidP="00B570D4" w:rsidRDefault="00B32D4A" w14:paraId="6A5679A6" w14:textId="7884DA82">
            <w:pPr>
              <w:jc w:val="center"/>
            </w:pPr>
            <w:r w:rsidRPr="00B32D4A">
              <w:rPr>
                <w:color w:val="FF0000"/>
              </w:rPr>
              <w:t>Day/Time</w:t>
            </w:r>
          </w:p>
        </w:tc>
        <w:tc>
          <w:tcPr>
            <w:tcW w:w="1326" w:type="dxa"/>
          </w:tcPr>
          <w:p w:rsidR="0045084F" w:rsidP="00B570D4" w:rsidRDefault="0045084F" w14:paraId="1285BCDC" w14:textId="77777777">
            <w:pPr>
              <w:jc w:val="center"/>
            </w:pPr>
            <w:r>
              <w:t>9-10</w:t>
            </w:r>
          </w:p>
        </w:tc>
        <w:tc>
          <w:tcPr>
            <w:tcW w:w="1305" w:type="dxa"/>
          </w:tcPr>
          <w:p w:rsidR="0045084F" w:rsidP="00B570D4" w:rsidRDefault="0045084F" w14:paraId="2FAAF873" w14:textId="77777777">
            <w:pPr>
              <w:jc w:val="center"/>
            </w:pPr>
            <w:r>
              <w:t>10-11</w:t>
            </w:r>
          </w:p>
        </w:tc>
        <w:tc>
          <w:tcPr>
            <w:tcW w:w="1303" w:type="dxa"/>
          </w:tcPr>
          <w:p w:rsidR="0045084F" w:rsidP="00B570D4" w:rsidRDefault="0045084F" w14:paraId="4D0A13EA" w14:textId="77777777">
            <w:pPr>
              <w:jc w:val="center"/>
            </w:pPr>
            <w:r>
              <w:t>11-12</w:t>
            </w:r>
          </w:p>
        </w:tc>
        <w:tc>
          <w:tcPr>
            <w:tcW w:w="1303" w:type="dxa"/>
          </w:tcPr>
          <w:p w:rsidR="0045084F" w:rsidP="00B570D4" w:rsidRDefault="0045084F" w14:paraId="16AAE46F" w14:textId="77777777">
            <w:pPr>
              <w:jc w:val="center"/>
            </w:pPr>
            <w:r>
              <w:t>13-14</w:t>
            </w:r>
          </w:p>
        </w:tc>
        <w:tc>
          <w:tcPr>
            <w:tcW w:w="1306" w:type="dxa"/>
          </w:tcPr>
          <w:p w:rsidR="0045084F" w:rsidP="00B570D4" w:rsidRDefault="0045084F" w14:paraId="350A236F" w14:textId="77777777">
            <w:pPr>
              <w:jc w:val="center"/>
            </w:pPr>
            <w:r>
              <w:t>14-15</w:t>
            </w:r>
          </w:p>
        </w:tc>
        <w:tc>
          <w:tcPr>
            <w:tcW w:w="1306" w:type="dxa"/>
          </w:tcPr>
          <w:p w:rsidR="0045084F" w:rsidP="00B570D4" w:rsidRDefault="0045084F" w14:paraId="60FE1A23" w14:textId="77777777">
            <w:pPr>
              <w:jc w:val="center"/>
            </w:pPr>
            <w:r>
              <w:t>15-16</w:t>
            </w:r>
          </w:p>
        </w:tc>
        <w:tc>
          <w:tcPr>
            <w:tcW w:w="1302" w:type="dxa"/>
          </w:tcPr>
          <w:p w:rsidR="0045084F" w:rsidP="00B570D4" w:rsidRDefault="0045084F" w14:paraId="0F3D8F21" w14:textId="77777777">
            <w:pPr>
              <w:jc w:val="center"/>
            </w:pPr>
            <w:r>
              <w:t>16-17</w:t>
            </w:r>
          </w:p>
        </w:tc>
      </w:tr>
      <w:tr w:rsidR="00B32AE7" w:rsidTr="00263178" w14:paraId="24F21E75" w14:textId="77777777">
        <w:trPr>
          <w:jc w:val="center"/>
        </w:trPr>
        <w:tc>
          <w:tcPr>
            <w:tcW w:w="1305" w:type="dxa"/>
            <w:shd w:val="clear" w:color="auto" w:fill="DCE0E3" w:themeFill="accent3" w:themeFillTint="33"/>
          </w:tcPr>
          <w:p w:rsidR="00B32AE7" w:rsidP="00B570D4" w:rsidRDefault="00B32AE7" w14:paraId="292A67B3" w14:textId="77777777">
            <w:pPr>
              <w:jc w:val="left"/>
            </w:pPr>
            <w:r>
              <w:t>Monday</w:t>
            </w:r>
          </w:p>
        </w:tc>
        <w:tc>
          <w:tcPr>
            <w:tcW w:w="3934" w:type="dxa"/>
            <w:gridSpan w:val="3"/>
            <w:shd w:val="clear" w:color="auto" w:fill="DCE0E3" w:themeFill="accent3" w:themeFillTint="33"/>
          </w:tcPr>
          <w:p w:rsidR="00B32AE7" w:rsidP="00B570D4" w:rsidRDefault="00B32AE7" w14:paraId="25F773C3" w14:textId="4693A8A3">
            <w:pPr>
              <w:jc w:val="center"/>
            </w:pPr>
            <w:r>
              <w:t>Data structures - II</w:t>
            </w:r>
          </w:p>
        </w:tc>
        <w:tc>
          <w:tcPr>
            <w:tcW w:w="3915" w:type="dxa"/>
            <w:gridSpan w:val="3"/>
            <w:shd w:val="clear" w:color="auto" w:fill="DCE0E3" w:themeFill="accent3" w:themeFillTint="33"/>
          </w:tcPr>
          <w:p w:rsidR="00B32AE7" w:rsidP="00B570D4" w:rsidRDefault="005B4304" w14:paraId="1C277966" w14:textId="2661E633">
            <w:pPr>
              <w:jc w:val="center"/>
            </w:pPr>
            <w:r>
              <w:t>NumPy</w:t>
            </w:r>
          </w:p>
        </w:tc>
        <w:tc>
          <w:tcPr>
            <w:tcW w:w="1302" w:type="dxa"/>
            <w:shd w:val="clear" w:color="auto" w:fill="E2EFD9" w:themeFill="accent6" w:themeFillTint="33"/>
          </w:tcPr>
          <w:p w:rsidR="00B32AE7" w:rsidP="00B570D4" w:rsidRDefault="00B32AE7" w14:paraId="31690503" w14:textId="77777777">
            <w:pPr>
              <w:jc w:val="center"/>
            </w:pPr>
            <w:r>
              <w:t>Q&amp;A and day recap</w:t>
            </w:r>
          </w:p>
        </w:tc>
      </w:tr>
      <w:tr w:rsidR="0045084F" w:rsidTr="009248EE" w14:paraId="672F6395" w14:textId="77777777">
        <w:trPr>
          <w:jc w:val="center"/>
        </w:trPr>
        <w:tc>
          <w:tcPr>
            <w:tcW w:w="1305" w:type="dxa"/>
            <w:shd w:val="clear" w:color="auto" w:fill="FFF2CC" w:themeFill="accent4" w:themeFillTint="33"/>
          </w:tcPr>
          <w:p w:rsidR="0045084F" w:rsidP="00B570D4" w:rsidRDefault="0045084F" w14:paraId="77872439" w14:textId="77777777">
            <w:pPr>
              <w:jc w:val="left"/>
            </w:pPr>
            <w:r>
              <w:t>Tuesday</w:t>
            </w:r>
          </w:p>
        </w:tc>
        <w:tc>
          <w:tcPr>
            <w:tcW w:w="7849" w:type="dxa"/>
            <w:gridSpan w:val="6"/>
            <w:shd w:val="clear" w:color="auto" w:fill="FFF2CC" w:themeFill="accent4" w:themeFillTint="33"/>
          </w:tcPr>
          <w:p w:rsidR="0045084F" w:rsidP="00B570D4" w:rsidRDefault="005429B2" w14:paraId="1685A7FA" w14:textId="5F88C4AB">
            <w:pPr>
              <w:jc w:val="center"/>
            </w:pPr>
            <w:r>
              <w:t xml:space="preserve">Basic Image data processing </w:t>
            </w:r>
            <w:r w:rsidR="00E504B9">
              <w:t xml:space="preserve">- </w:t>
            </w:r>
            <w:r w:rsidR="005B4304">
              <w:t>e.g.</w:t>
            </w:r>
            <w:r w:rsidRPr="00E504B9" w:rsidR="00E504B9">
              <w:rPr>
                <w:i/>
                <w:iCs/>
              </w:rPr>
              <w:t xml:space="preserve">: </w:t>
            </w:r>
            <w:r w:rsidRPr="00E504B9" w:rsidR="00C85603">
              <w:rPr>
                <w:i/>
                <w:iCs/>
              </w:rPr>
              <w:t xml:space="preserve">color </w:t>
            </w:r>
            <w:r w:rsidRPr="00E504B9" w:rsidR="000728F5">
              <w:rPr>
                <w:i/>
                <w:iCs/>
              </w:rPr>
              <w:t>modifications</w:t>
            </w:r>
            <w:r w:rsidR="00AD0C6B">
              <w:rPr>
                <w:i/>
                <w:iCs/>
              </w:rPr>
              <w:t xml:space="preserve"> and bit masking</w:t>
            </w:r>
          </w:p>
        </w:tc>
        <w:tc>
          <w:tcPr>
            <w:tcW w:w="1302" w:type="dxa"/>
            <w:shd w:val="clear" w:color="auto" w:fill="D7EFF9" w:themeFill="accent1" w:themeFillTint="33"/>
          </w:tcPr>
          <w:p w:rsidR="0045084F" w:rsidP="00B570D4" w:rsidRDefault="0045084F" w14:paraId="2089F2AC" w14:textId="77777777">
            <w:pPr>
              <w:jc w:val="center"/>
            </w:pPr>
            <w:r>
              <w:t>Day reflection</w:t>
            </w:r>
          </w:p>
        </w:tc>
      </w:tr>
      <w:tr w:rsidR="00B4288B" w:rsidTr="00263178" w14:paraId="0A63356B" w14:textId="77777777">
        <w:trPr>
          <w:jc w:val="center"/>
        </w:trPr>
        <w:tc>
          <w:tcPr>
            <w:tcW w:w="1305" w:type="dxa"/>
            <w:shd w:val="clear" w:color="auto" w:fill="DCE0E3" w:themeFill="accent3" w:themeFillTint="33"/>
          </w:tcPr>
          <w:p w:rsidR="00B4288B" w:rsidP="00B570D4" w:rsidRDefault="00B4288B" w14:paraId="200C46B0" w14:textId="77777777">
            <w:pPr>
              <w:jc w:val="left"/>
            </w:pPr>
            <w:r>
              <w:t>Wednesday</w:t>
            </w:r>
          </w:p>
        </w:tc>
        <w:tc>
          <w:tcPr>
            <w:tcW w:w="3934" w:type="dxa"/>
            <w:gridSpan w:val="3"/>
            <w:shd w:val="clear" w:color="auto" w:fill="DCE0E3" w:themeFill="accent3" w:themeFillTint="33"/>
          </w:tcPr>
          <w:p w:rsidR="00B4288B" w:rsidP="00B570D4" w:rsidRDefault="00B4288B" w14:paraId="57D8AFB0" w14:textId="645D2949">
            <w:pPr>
              <w:jc w:val="center"/>
            </w:pPr>
            <w:r>
              <w:t>Bit</w:t>
            </w:r>
            <w:r w:rsidR="2840DBF1">
              <w:t>/Logical</w:t>
            </w:r>
            <w:r>
              <w:t xml:space="preserve"> operators</w:t>
            </w:r>
          </w:p>
        </w:tc>
        <w:tc>
          <w:tcPr>
            <w:tcW w:w="3915" w:type="dxa"/>
            <w:gridSpan w:val="3"/>
            <w:shd w:val="clear" w:color="auto" w:fill="DCE0E3" w:themeFill="accent3" w:themeFillTint="33"/>
          </w:tcPr>
          <w:p w:rsidR="00B4288B" w:rsidP="00B570D4" w:rsidRDefault="00D73AEE" w14:paraId="5A5DE9F8" w14:textId="3CFEE170">
            <w:pPr>
              <w:jc w:val="center"/>
            </w:pPr>
            <w:r>
              <w:t>Vectorisation and broadcasting</w:t>
            </w:r>
          </w:p>
        </w:tc>
        <w:tc>
          <w:tcPr>
            <w:tcW w:w="1302" w:type="dxa"/>
            <w:shd w:val="clear" w:color="auto" w:fill="E2EFD9" w:themeFill="accent6" w:themeFillTint="33"/>
          </w:tcPr>
          <w:p w:rsidR="00B4288B" w:rsidP="00B570D4" w:rsidRDefault="00B4288B" w14:paraId="5FE5B525" w14:textId="77777777">
            <w:pPr>
              <w:jc w:val="center"/>
            </w:pPr>
            <w:r>
              <w:t>Q&amp;A and day recap</w:t>
            </w:r>
          </w:p>
        </w:tc>
      </w:tr>
      <w:tr w:rsidR="00FC734E" w:rsidTr="00263178" w14:paraId="4DCA1DDD" w14:textId="77777777">
        <w:trPr>
          <w:jc w:val="center"/>
        </w:trPr>
        <w:tc>
          <w:tcPr>
            <w:tcW w:w="1305" w:type="dxa"/>
            <w:shd w:val="clear" w:color="auto" w:fill="DCE0E3" w:themeFill="accent3" w:themeFillTint="33"/>
          </w:tcPr>
          <w:p w:rsidR="00FC734E" w:rsidP="00B570D4" w:rsidRDefault="00FC734E" w14:paraId="1B050FB5" w14:textId="77777777">
            <w:pPr>
              <w:jc w:val="left"/>
            </w:pPr>
            <w:r>
              <w:t>Thursday</w:t>
            </w:r>
          </w:p>
        </w:tc>
        <w:tc>
          <w:tcPr>
            <w:tcW w:w="3934" w:type="dxa"/>
            <w:gridSpan w:val="3"/>
            <w:shd w:val="clear" w:color="auto" w:fill="DCE0E3" w:themeFill="accent3" w:themeFillTint="33"/>
          </w:tcPr>
          <w:p w:rsidR="00FC734E" w:rsidP="00B570D4" w:rsidRDefault="0018467E" w14:paraId="67977804" w14:textId="5881CCE5">
            <w:pPr>
              <w:jc w:val="center"/>
            </w:pPr>
            <w:r>
              <w:t>M</w:t>
            </w:r>
            <w:r w:rsidR="00FC734E">
              <w:t>atplot</w:t>
            </w:r>
            <w:r>
              <w:t xml:space="preserve"> – lines, points</w:t>
            </w:r>
          </w:p>
        </w:tc>
        <w:tc>
          <w:tcPr>
            <w:tcW w:w="3915" w:type="dxa"/>
            <w:gridSpan w:val="3"/>
            <w:shd w:val="clear" w:color="auto" w:fill="DCE0E3" w:themeFill="accent3" w:themeFillTint="33"/>
          </w:tcPr>
          <w:p w:rsidR="00FC734E" w:rsidP="00B570D4" w:rsidRDefault="000D37ED" w14:paraId="3340FBC8" w14:textId="675EEB4D">
            <w:pPr>
              <w:jc w:val="center"/>
            </w:pPr>
            <w:r>
              <w:rPr>
                <w:szCs w:val="18"/>
              </w:rPr>
              <w:t>Scikit-learn</w:t>
            </w:r>
          </w:p>
        </w:tc>
        <w:tc>
          <w:tcPr>
            <w:tcW w:w="1302" w:type="dxa"/>
            <w:shd w:val="clear" w:color="auto" w:fill="E2EFD9" w:themeFill="accent6" w:themeFillTint="33"/>
          </w:tcPr>
          <w:p w:rsidR="00FC734E" w:rsidP="00B570D4" w:rsidRDefault="00FC734E" w14:paraId="5F07EADE" w14:textId="77777777">
            <w:pPr>
              <w:jc w:val="center"/>
            </w:pPr>
            <w:r>
              <w:t>Q&amp;A and day recap</w:t>
            </w:r>
          </w:p>
        </w:tc>
      </w:tr>
      <w:tr w:rsidR="0045084F" w:rsidTr="009248EE" w14:paraId="138DADD6" w14:textId="77777777">
        <w:trPr>
          <w:trHeight w:val="336"/>
          <w:jc w:val="center"/>
        </w:trPr>
        <w:tc>
          <w:tcPr>
            <w:tcW w:w="1305" w:type="dxa"/>
            <w:shd w:val="clear" w:color="auto" w:fill="FFF2CC" w:themeFill="accent4" w:themeFillTint="33"/>
          </w:tcPr>
          <w:p w:rsidR="0045084F" w:rsidP="00B570D4" w:rsidRDefault="0045084F" w14:paraId="5DE8919B" w14:textId="77777777">
            <w:pPr>
              <w:jc w:val="left"/>
            </w:pPr>
            <w:r>
              <w:t>Friday</w:t>
            </w:r>
          </w:p>
        </w:tc>
        <w:tc>
          <w:tcPr>
            <w:tcW w:w="7849" w:type="dxa"/>
            <w:gridSpan w:val="6"/>
            <w:shd w:val="clear" w:color="auto" w:fill="FFF2CC" w:themeFill="accent4" w:themeFillTint="33"/>
          </w:tcPr>
          <w:p w:rsidR="0045084F" w:rsidP="00B570D4" w:rsidRDefault="00CF11A6" w14:paraId="3E26DDD8" w14:textId="09655774">
            <w:pPr>
              <w:jc w:val="center"/>
            </w:pPr>
            <w:r>
              <w:t xml:space="preserve">Image </w:t>
            </w:r>
            <w:r w:rsidR="00DD6C9A">
              <w:t>Processing using standard python libraries</w:t>
            </w:r>
          </w:p>
        </w:tc>
        <w:tc>
          <w:tcPr>
            <w:tcW w:w="1302" w:type="dxa"/>
            <w:shd w:val="clear" w:color="auto" w:fill="D7EFF9" w:themeFill="accent1" w:themeFillTint="33"/>
          </w:tcPr>
          <w:p w:rsidR="0045084F" w:rsidP="00B570D4" w:rsidRDefault="0045084F" w14:paraId="74198EF1" w14:textId="77777777">
            <w:pPr>
              <w:jc w:val="center"/>
            </w:pPr>
            <w:r>
              <w:t>Day reflection</w:t>
            </w:r>
          </w:p>
        </w:tc>
      </w:tr>
    </w:tbl>
    <w:p w:rsidR="009917FF" w:rsidP="0046660D" w:rsidRDefault="009917FF" w14:paraId="498467C7" w14:textId="4CDB5DD1"/>
    <w:p w:rsidR="00252926" w:rsidP="0046660D" w:rsidRDefault="00252926" w14:paraId="16AB069A" w14:textId="3A28F619"/>
    <w:p w:rsidR="00252926" w:rsidP="0046660D" w:rsidRDefault="00252926" w14:paraId="5075E0BE" w14:textId="77777777"/>
    <w:p w:rsidR="0045084F" w:rsidP="002A00DD" w:rsidRDefault="00FB4624" w14:paraId="5084F00A" w14:textId="602A531F">
      <w:pPr>
        <w:pStyle w:val="Heading3"/>
      </w:pPr>
      <w:bookmarkStart w:name="_Toc72233266" w:id="41"/>
      <w:r>
        <w:t xml:space="preserve">Week </w:t>
      </w:r>
      <w:r w:rsidR="00296AA3">
        <w:t>8</w:t>
      </w:r>
      <w:bookmarkEnd w:id="41"/>
    </w:p>
    <w:p w:rsidRPr="00FB4624" w:rsidR="00FB4624" w:rsidP="00FB4624" w:rsidRDefault="00FB4624" w14:paraId="0BFA3039" w14:textId="77777777"/>
    <w:tbl>
      <w:tblPr>
        <w:tblStyle w:val="TableGrid"/>
        <w:tblW w:w="0" w:type="auto"/>
        <w:jc w:val="center"/>
        <w:tblLook w:val="04A0" w:firstRow="1" w:lastRow="0" w:firstColumn="1" w:lastColumn="0" w:noHBand="0" w:noVBand="1"/>
      </w:tblPr>
      <w:tblGrid>
        <w:gridCol w:w="1305"/>
        <w:gridCol w:w="1326"/>
        <w:gridCol w:w="1305"/>
        <w:gridCol w:w="1293"/>
        <w:gridCol w:w="10"/>
        <w:gridCol w:w="1303"/>
        <w:gridCol w:w="1306"/>
        <w:gridCol w:w="1306"/>
        <w:gridCol w:w="1302"/>
      </w:tblGrid>
      <w:tr w:rsidR="0045084F" w:rsidTr="5045477B" w14:paraId="66BD6D83" w14:textId="77777777">
        <w:trPr>
          <w:jc w:val="center"/>
        </w:trPr>
        <w:tc>
          <w:tcPr>
            <w:tcW w:w="1305" w:type="dxa"/>
          </w:tcPr>
          <w:p w:rsidR="0045084F" w:rsidP="00B570D4" w:rsidRDefault="00B32D4A" w14:paraId="16F982CE" w14:textId="1BBFA916">
            <w:pPr>
              <w:jc w:val="center"/>
            </w:pPr>
            <w:r w:rsidRPr="00B32D4A">
              <w:rPr>
                <w:color w:val="FF0000"/>
              </w:rPr>
              <w:t>Day/Time</w:t>
            </w:r>
          </w:p>
        </w:tc>
        <w:tc>
          <w:tcPr>
            <w:tcW w:w="1326" w:type="dxa"/>
          </w:tcPr>
          <w:p w:rsidR="0045084F" w:rsidP="00B570D4" w:rsidRDefault="0045084F" w14:paraId="7D1BE423" w14:textId="77777777">
            <w:pPr>
              <w:jc w:val="center"/>
            </w:pPr>
            <w:r>
              <w:t>9-10</w:t>
            </w:r>
          </w:p>
        </w:tc>
        <w:tc>
          <w:tcPr>
            <w:tcW w:w="1305" w:type="dxa"/>
          </w:tcPr>
          <w:p w:rsidR="0045084F" w:rsidP="00B570D4" w:rsidRDefault="0045084F" w14:paraId="320C019C" w14:textId="77777777">
            <w:pPr>
              <w:jc w:val="center"/>
            </w:pPr>
            <w:r>
              <w:t>10-11</w:t>
            </w:r>
          </w:p>
        </w:tc>
        <w:tc>
          <w:tcPr>
            <w:tcW w:w="1303" w:type="dxa"/>
            <w:gridSpan w:val="2"/>
          </w:tcPr>
          <w:p w:rsidR="0045084F" w:rsidP="00B570D4" w:rsidRDefault="0045084F" w14:paraId="11A690EC" w14:textId="77777777">
            <w:pPr>
              <w:jc w:val="center"/>
            </w:pPr>
            <w:r>
              <w:t>11-12</w:t>
            </w:r>
          </w:p>
        </w:tc>
        <w:tc>
          <w:tcPr>
            <w:tcW w:w="1303" w:type="dxa"/>
          </w:tcPr>
          <w:p w:rsidR="0045084F" w:rsidP="00B570D4" w:rsidRDefault="0045084F" w14:paraId="3E1259A5" w14:textId="77777777">
            <w:pPr>
              <w:jc w:val="center"/>
            </w:pPr>
            <w:r>
              <w:t>13-14</w:t>
            </w:r>
          </w:p>
        </w:tc>
        <w:tc>
          <w:tcPr>
            <w:tcW w:w="1306" w:type="dxa"/>
          </w:tcPr>
          <w:p w:rsidR="0045084F" w:rsidP="00B570D4" w:rsidRDefault="0045084F" w14:paraId="6105D359" w14:textId="77777777">
            <w:pPr>
              <w:jc w:val="center"/>
            </w:pPr>
            <w:r>
              <w:t>14-15</w:t>
            </w:r>
          </w:p>
        </w:tc>
        <w:tc>
          <w:tcPr>
            <w:tcW w:w="1306" w:type="dxa"/>
          </w:tcPr>
          <w:p w:rsidR="0045084F" w:rsidP="00B570D4" w:rsidRDefault="0045084F" w14:paraId="3789F751" w14:textId="77777777">
            <w:pPr>
              <w:jc w:val="center"/>
            </w:pPr>
            <w:r>
              <w:t>15-16</w:t>
            </w:r>
          </w:p>
        </w:tc>
        <w:tc>
          <w:tcPr>
            <w:tcW w:w="1302" w:type="dxa"/>
          </w:tcPr>
          <w:p w:rsidR="0045084F" w:rsidP="00B570D4" w:rsidRDefault="0045084F" w14:paraId="42E1AD2D" w14:textId="77777777">
            <w:pPr>
              <w:jc w:val="center"/>
            </w:pPr>
            <w:r>
              <w:t>16-17</w:t>
            </w:r>
          </w:p>
        </w:tc>
      </w:tr>
      <w:tr w:rsidR="00025C1A" w:rsidTr="00D61C33" w14:paraId="67D0F5D1" w14:textId="77777777">
        <w:trPr>
          <w:jc w:val="center"/>
        </w:trPr>
        <w:tc>
          <w:tcPr>
            <w:tcW w:w="1305" w:type="dxa"/>
            <w:shd w:val="clear" w:color="auto" w:fill="E2EFD9" w:themeFill="accent6" w:themeFillTint="33"/>
          </w:tcPr>
          <w:p w:rsidR="00025C1A" w:rsidP="00B570D4" w:rsidRDefault="00025C1A" w14:paraId="0C1F3673" w14:textId="77777777">
            <w:pPr>
              <w:jc w:val="left"/>
            </w:pPr>
            <w:r>
              <w:t>Monday</w:t>
            </w:r>
          </w:p>
        </w:tc>
        <w:tc>
          <w:tcPr>
            <w:tcW w:w="7849" w:type="dxa"/>
            <w:gridSpan w:val="7"/>
            <w:shd w:val="clear" w:color="auto" w:fill="E2EFD9" w:themeFill="accent6" w:themeFillTint="33"/>
          </w:tcPr>
          <w:p w:rsidR="00025C1A" w:rsidP="00B570D4" w:rsidRDefault="00AF33AF" w14:paraId="27682D1D" w14:textId="137ECE19">
            <w:pPr>
              <w:jc w:val="center"/>
            </w:pPr>
            <w:r>
              <w:t>Assignments to Python foundation</w:t>
            </w:r>
          </w:p>
        </w:tc>
        <w:tc>
          <w:tcPr>
            <w:tcW w:w="1302" w:type="dxa"/>
            <w:shd w:val="clear" w:color="auto" w:fill="E2EFD9" w:themeFill="accent6" w:themeFillTint="33"/>
          </w:tcPr>
          <w:p w:rsidR="00025C1A" w:rsidP="00B570D4" w:rsidRDefault="00025C1A" w14:paraId="62977784" w14:textId="77777777">
            <w:pPr>
              <w:jc w:val="center"/>
            </w:pPr>
            <w:r>
              <w:t>Q&amp;A and day recap</w:t>
            </w:r>
          </w:p>
        </w:tc>
      </w:tr>
      <w:tr w:rsidR="0045084F" w:rsidTr="009248EE" w14:paraId="17673AAD" w14:textId="77777777">
        <w:trPr>
          <w:jc w:val="center"/>
        </w:trPr>
        <w:tc>
          <w:tcPr>
            <w:tcW w:w="1305" w:type="dxa"/>
            <w:shd w:val="clear" w:color="auto" w:fill="FFF2CC" w:themeFill="accent4" w:themeFillTint="33"/>
          </w:tcPr>
          <w:p w:rsidR="0045084F" w:rsidP="00B570D4" w:rsidRDefault="0045084F" w14:paraId="56733E39" w14:textId="77777777">
            <w:pPr>
              <w:jc w:val="left"/>
            </w:pPr>
            <w:r>
              <w:t>Tuesday</w:t>
            </w:r>
          </w:p>
        </w:tc>
        <w:tc>
          <w:tcPr>
            <w:tcW w:w="7849" w:type="dxa"/>
            <w:gridSpan w:val="7"/>
            <w:shd w:val="clear" w:color="auto" w:fill="FFF2CC" w:themeFill="accent4" w:themeFillTint="33"/>
          </w:tcPr>
          <w:p w:rsidR="0045084F" w:rsidP="00B570D4" w:rsidRDefault="00662075" w14:paraId="1E26EEBF" w14:textId="2678210B">
            <w:pPr>
              <w:jc w:val="center"/>
            </w:pPr>
            <w:r w:rsidRPr="00662075">
              <w:t>Image Steganography</w:t>
            </w:r>
          </w:p>
        </w:tc>
        <w:tc>
          <w:tcPr>
            <w:tcW w:w="1302" w:type="dxa"/>
            <w:shd w:val="clear" w:color="auto" w:fill="D7EFF9" w:themeFill="accent1" w:themeFillTint="33"/>
          </w:tcPr>
          <w:p w:rsidR="0045084F" w:rsidP="00B570D4" w:rsidRDefault="0045084F" w14:paraId="56A1C74A" w14:textId="77777777">
            <w:pPr>
              <w:jc w:val="center"/>
            </w:pPr>
            <w:r>
              <w:t>Day reflection</w:t>
            </w:r>
          </w:p>
        </w:tc>
      </w:tr>
      <w:tr w:rsidR="00B01E14" w:rsidTr="00D61C33" w14:paraId="78BEE781" w14:textId="77777777">
        <w:trPr>
          <w:jc w:val="center"/>
        </w:trPr>
        <w:tc>
          <w:tcPr>
            <w:tcW w:w="1305" w:type="dxa"/>
            <w:shd w:val="clear" w:color="auto" w:fill="E2EFD9" w:themeFill="accent6" w:themeFillTint="33"/>
          </w:tcPr>
          <w:p w:rsidR="00B01E14" w:rsidP="00B570D4" w:rsidRDefault="00B01E14" w14:paraId="6E42BBB0" w14:textId="77777777">
            <w:pPr>
              <w:jc w:val="left"/>
            </w:pPr>
            <w:r>
              <w:t>Wednesday</w:t>
            </w:r>
          </w:p>
        </w:tc>
        <w:tc>
          <w:tcPr>
            <w:tcW w:w="7849" w:type="dxa"/>
            <w:gridSpan w:val="7"/>
            <w:shd w:val="clear" w:color="auto" w:fill="E2EFD9" w:themeFill="accent6" w:themeFillTint="33"/>
          </w:tcPr>
          <w:p w:rsidR="00B01E14" w:rsidP="00B570D4" w:rsidRDefault="00AF33AF" w14:paraId="0A1B8D08" w14:textId="3DFCA611">
            <w:pPr>
              <w:jc w:val="center"/>
            </w:pPr>
            <w:r>
              <w:t>Assignments to Python foundation</w:t>
            </w:r>
          </w:p>
        </w:tc>
        <w:tc>
          <w:tcPr>
            <w:tcW w:w="1302" w:type="dxa"/>
            <w:shd w:val="clear" w:color="auto" w:fill="E2EFD9" w:themeFill="accent6" w:themeFillTint="33"/>
          </w:tcPr>
          <w:p w:rsidR="00B01E14" w:rsidP="00B570D4" w:rsidRDefault="00B01E14" w14:paraId="5DFE1D82" w14:textId="77777777">
            <w:pPr>
              <w:jc w:val="center"/>
            </w:pPr>
            <w:r>
              <w:t>Q&amp;A and day recap</w:t>
            </w:r>
          </w:p>
        </w:tc>
      </w:tr>
      <w:tr w:rsidR="00AF33AF" w:rsidTr="009248EE" w14:paraId="7DD47EE0" w14:textId="77777777">
        <w:trPr>
          <w:jc w:val="center"/>
        </w:trPr>
        <w:tc>
          <w:tcPr>
            <w:tcW w:w="1305" w:type="dxa"/>
            <w:shd w:val="clear" w:color="auto" w:fill="DCE0E3" w:themeFill="accent3" w:themeFillTint="33"/>
          </w:tcPr>
          <w:p w:rsidR="00AF33AF" w:rsidP="00B570D4" w:rsidRDefault="00AF33AF" w14:paraId="4EC4338D" w14:textId="77777777">
            <w:pPr>
              <w:jc w:val="left"/>
            </w:pPr>
            <w:r>
              <w:t>Thursday</w:t>
            </w:r>
          </w:p>
        </w:tc>
        <w:tc>
          <w:tcPr>
            <w:tcW w:w="3924" w:type="dxa"/>
            <w:gridSpan w:val="3"/>
            <w:shd w:val="clear" w:color="auto" w:fill="E2EFD9" w:themeFill="accent6" w:themeFillTint="33"/>
          </w:tcPr>
          <w:p w:rsidR="00AF33AF" w:rsidP="00B570D4" w:rsidRDefault="00AF33AF" w14:paraId="079AD00D" w14:textId="3D8E1C08">
            <w:pPr>
              <w:jc w:val="center"/>
            </w:pPr>
            <w:r>
              <w:t>Assignments to Python foundation</w:t>
            </w:r>
          </w:p>
        </w:tc>
        <w:tc>
          <w:tcPr>
            <w:tcW w:w="3925" w:type="dxa"/>
            <w:gridSpan w:val="4"/>
            <w:shd w:val="clear" w:color="auto" w:fill="DCE0E3" w:themeFill="accent3" w:themeFillTint="33"/>
          </w:tcPr>
          <w:p w:rsidR="00AF33AF" w:rsidP="00B570D4" w:rsidRDefault="00180C8E" w14:paraId="5B56C01C" w14:textId="38DA36E1">
            <w:pPr>
              <w:jc w:val="center"/>
            </w:pPr>
            <w:r>
              <w:t>Application development</w:t>
            </w:r>
            <w:r w:rsidR="00846B00">
              <w:t xml:space="preserve"> </w:t>
            </w:r>
            <w:r w:rsidR="00BC3A25">
              <w:t>– Flask, Qt5</w:t>
            </w:r>
          </w:p>
        </w:tc>
        <w:tc>
          <w:tcPr>
            <w:tcW w:w="1302" w:type="dxa"/>
            <w:shd w:val="clear" w:color="auto" w:fill="E2EFD9" w:themeFill="accent6" w:themeFillTint="33"/>
          </w:tcPr>
          <w:p w:rsidR="00AF33AF" w:rsidP="00B570D4" w:rsidRDefault="00AF33AF" w14:paraId="2A14DFA5" w14:textId="77777777">
            <w:pPr>
              <w:jc w:val="center"/>
            </w:pPr>
            <w:r>
              <w:t>Q&amp;A and day recap</w:t>
            </w:r>
          </w:p>
        </w:tc>
      </w:tr>
      <w:tr w:rsidR="0045084F" w:rsidTr="009248EE" w14:paraId="0C67EB2A" w14:textId="77777777">
        <w:trPr>
          <w:trHeight w:val="336"/>
          <w:jc w:val="center"/>
        </w:trPr>
        <w:tc>
          <w:tcPr>
            <w:tcW w:w="1305" w:type="dxa"/>
            <w:shd w:val="clear" w:color="auto" w:fill="FFF2CC" w:themeFill="accent4" w:themeFillTint="33"/>
          </w:tcPr>
          <w:p w:rsidR="0045084F" w:rsidP="00B570D4" w:rsidRDefault="0045084F" w14:paraId="5C145195" w14:textId="77777777">
            <w:pPr>
              <w:jc w:val="left"/>
            </w:pPr>
            <w:r>
              <w:t>Friday</w:t>
            </w:r>
          </w:p>
        </w:tc>
        <w:tc>
          <w:tcPr>
            <w:tcW w:w="7849" w:type="dxa"/>
            <w:gridSpan w:val="7"/>
            <w:shd w:val="clear" w:color="auto" w:fill="FFF2CC" w:themeFill="accent4" w:themeFillTint="33"/>
          </w:tcPr>
          <w:p w:rsidR="0045084F" w:rsidP="00B570D4" w:rsidRDefault="00180C8E" w14:paraId="128AA4DD" w14:textId="7A347CF0">
            <w:pPr>
              <w:jc w:val="center"/>
            </w:pPr>
            <w:r w:rsidRPr="00662075">
              <w:t>Image Steganography</w:t>
            </w:r>
          </w:p>
        </w:tc>
        <w:tc>
          <w:tcPr>
            <w:tcW w:w="1302" w:type="dxa"/>
            <w:shd w:val="clear" w:color="auto" w:fill="D7EFF9" w:themeFill="accent1" w:themeFillTint="33"/>
          </w:tcPr>
          <w:p w:rsidR="0045084F" w:rsidP="00B570D4" w:rsidRDefault="0045084F" w14:paraId="6BE35CB1" w14:textId="77777777">
            <w:pPr>
              <w:jc w:val="center"/>
            </w:pPr>
            <w:r>
              <w:t>Day reflection</w:t>
            </w:r>
          </w:p>
        </w:tc>
      </w:tr>
    </w:tbl>
    <w:p w:rsidR="0045084F" w:rsidP="0045084F" w:rsidRDefault="0045084F" w14:paraId="09B55D4A" w14:textId="77777777"/>
    <w:p w:rsidR="007B7F0F" w:rsidP="0045084F" w:rsidRDefault="007B7F0F" w14:paraId="7E4E29A5" w14:textId="77777777"/>
    <w:p w:rsidR="00FB4624" w:rsidP="0045084F" w:rsidRDefault="00FB4624" w14:paraId="0767B140" w14:textId="30078C57"/>
    <w:p w:rsidR="00FB4624" w:rsidP="0045084F" w:rsidRDefault="00FB4624" w14:paraId="2C9F9FE7" w14:textId="02C62089"/>
    <w:p w:rsidR="00FB4624" w:rsidP="0045084F" w:rsidRDefault="00FB4624" w14:paraId="05DAE36B" w14:textId="77777777"/>
    <w:p w:rsidR="0045084F" w:rsidP="0045084F" w:rsidRDefault="0045084F" w14:paraId="610C7623" w14:textId="77777777"/>
    <w:p w:rsidR="0045084F" w:rsidP="0046660D" w:rsidRDefault="0045084F" w14:paraId="1A2B6602" w14:textId="77777777"/>
    <w:p w:rsidR="00FC3BE3" w:rsidP="008B3220" w:rsidRDefault="00A72B8A" w14:paraId="1C2E91ED" w14:textId="4AD52DF4">
      <w:pPr>
        <w:pStyle w:val="Heading2"/>
      </w:pPr>
      <w:bookmarkStart w:name="_Toc72233267" w:id="42"/>
      <w:r>
        <w:t>Assignment</w:t>
      </w:r>
      <w:r w:rsidR="003454CE">
        <w:t>: Image Steganography using Python</w:t>
      </w:r>
      <w:bookmarkEnd w:id="42"/>
    </w:p>
    <w:p w:rsidRPr="0060104A" w:rsidR="0060104A" w:rsidP="0060104A" w:rsidRDefault="0060104A" w14:paraId="70DB57B1" w14:textId="77777777"/>
    <w:p w:rsidR="009678E9" w:rsidP="00BD1D3B" w:rsidRDefault="00CE6E4B" w14:paraId="6513676F" w14:textId="66FF44D7">
      <w:r>
        <w:t xml:space="preserve">Steganography is </w:t>
      </w:r>
      <w:r w:rsidR="002950AE">
        <w:t>a</w:t>
      </w:r>
      <w:r>
        <w:t xml:space="preserve"> technique by which </w:t>
      </w:r>
      <w:r w:rsidR="00B217A7">
        <w:t xml:space="preserve">information is </w:t>
      </w:r>
      <w:r w:rsidR="002950AE">
        <w:t xml:space="preserve">concealed in plain sight. </w:t>
      </w:r>
      <w:r w:rsidR="00E1105F">
        <w:t xml:space="preserve">There are many ways to conceal information. One of the most common techniques is to </w:t>
      </w:r>
      <w:r w:rsidR="001D4F8D">
        <w:t xml:space="preserve">embed information (text, images, sound) in images. </w:t>
      </w:r>
      <w:r w:rsidR="00897360">
        <w:t xml:space="preserve">A commonly used method for image </w:t>
      </w:r>
      <w:r w:rsidRPr="00897360" w:rsidR="00897360">
        <w:t xml:space="preserve">steganography the least significant bit </w:t>
      </w:r>
      <w:r w:rsidR="00700179">
        <w:t xml:space="preserve">(LSB) </w:t>
      </w:r>
      <w:r w:rsidRPr="00897360" w:rsidR="00897360">
        <w:t xml:space="preserve">method. </w:t>
      </w:r>
      <w:r w:rsidR="009678E9">
        <w:t>One of the key advantages of encoding information in the least significant bit is that the human eye cannot distinguish between the original image and the image with secret information embedded in it.</w:t>
      </w:r>
    </w:p>
    <w:p w:rsidR="000F468A" w:rsidP="00BD1D3B" w:rsidRDefault="000F468A" w14:paraId="35229D64" w14:textId="77777777"/>
    <w:p w:rsidR="002950AE" w:rsidP="00BD1D3B" w:rsidRDefault="0039724C" w14:paraId="00EE9DA0" w14:textId="74044859">
      <w:r>
        <w:t>In this assignment, you will develop a steganography algorithm</w:t>
      </w:r>
      <w:r w:rsidR="00907E7E">
        <w:t xml:space="preserve"> </w:t>
      </w:r>
      <w:r w:rsidR="004A1D37">
        <w:t xml:space="preserve">which can conceal </w:t>
      </w:r>
      <w:r w:rsidR="000F468A">
        <w:t xml:space="preserve">secret </w:t>
      </w:r>
      <w:r w:rsidR="004A1D37">
        <w:t xml:space="preserve">information in </w:t>
      </w:r>
      <w:r w:rsidR="00593BA6">
        <w:t>a</w:t>
      </w:r>
      <w:r w:rsidR="2B707874">
        <w:t>n image</w:t>
      </w:r>
      <w:r w:rsidR="00960B5C">
        <w:t>.</w:t>
      </w:r>
      <w:r w:rsidR="00952E2C">
        <w:t xml:space="preserve"> </w:t>
      </w:r>
    </w:p>
    <w:p w:rsidR="00FD0942" w:rsidP="00BD1D3B" w:rsidRDefault="00FD0942" w14:paraId="6BE33BB1" w14:textId="77777777"/>
    <w:p w:rsidR="0087445F" w:rsidP="0087445F" w:rsidRDefault="009E1044" w14:paraId="430C7CA8" w14:textId="649A17D7">
      <w:pPr>
        <w:keepNext/>
        <w:jc w:val="center"/>
      </w:pPr>
      <w:r w:rsidR="009E1044">
        <w:drawing>
          <wp:inline wp14:editId="3A108756" wp14:anchorId="61DAD8A9">
            <wp:extent cx="6645910" cy="3098165"/>
            <wp:effectExtent l="0" t="0" r="2540" b="6985"/>
            <wp:docPr id="24" name="Picture 24" descr="An Introduction to Steganography &amp; Its Uses « Null Byte :: WonderHowTo" title=""/>
            <wp:cNvGraphicFramePr>
              <a:graphicFrameLocks noChangeAspect="1"/>
            </wp:cNvGraphicFramePr>
            <a:graphic>
              <a:graphicData uri="http://schemas.openxmlformats.org/drawingml/2006/picture">
                <pic:pic>
                  <pic:nvPicPr>
                    <pic:cNvPr id="0" name="Picture 24"/>
                    <pic:cNvPicPr/>
                  </pic:nvPicPr>
                  <pic:blipFill>
                    <a:blip r:embed="R261a02008f2043b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6645910" cy="3098165"/>
                    </a:xfrm>
                    <a:prstGeom prst="rect">
                      <a:avLst/>
                    </a:prstGeom>
                  </pic:spPr>
                </pic:pic>
              </a:graphicData>
            </a:graphic>
          </wp:inline>
        </w:drawing>
      </w:r>
    </w:p>
    <w:p w:rsidR="00FD0942" w:rsidP="00593BA6" w:rsidRDefault="00593BA6" w14:paraId="53CB2270" w14:textId="1FC3E90C">
      <w:pPr>
        <w:pStyle w:val="Caption"/>
        <w:jc w:val="center"/>
      </w:pPr>
      <w:r>
        <w:t xml:space="preserve">Figure </w:t>
      </w:r>
      <w:r>
        <w:fldChar w:fldCharType="begin"/>
      </w:r>
      <w:r>
        <w:instrText xml:space="preserve"> SEQ Figure \* ARABIC </w:instrText>
      </w:r>
      <w:r>
        <w:fldChar w:fldCharType="separate"/>
      </w:r>
      <w:r w:rsidR="00323D18">
        <w:rPr>
          <w:noProof/>
        </w:rPr>
        <w:t>5</w:t>
      </w:r>
      <w:r>
        <w:fldChar w:fldCharType="end"/>
      </w:r>
      <w:r>
        <w:t xml:space="preserve">: </w:t>
      </w:r>
      <w:r w:rsidR="00186C7E">
        <w:t xml:space="preserve">Embedding information in the </w:t>
      </w:r>
      <w:r>
        <w:t>Mona Lisa</w:t>
      </w:r>
    </w:p>
    <w:p w:rsidR="0087445F" w:rsidP="0087445F" w:rsidRDefault="0087445F" w14:paraId="5B4393EB" w14:textId="77777777"/>
    <w:p w:rsidR="0087445F" w:rsidP="00F1115C" w:rsidRDefault="0087445F" w14:paraId="5198693E" w14:textId="735C75C1">
      <w:pPr>
        <w:pStyle w:val="Heading2"/>
      </w:pPr>
      <w:bookmarkStart w:name="_Toc72233268" w:id="43"/>
      <w:r>
        <w:t>Challenges</w:t>
      </w:r>
      <w:bookmarkEnd w:id="43"/>
    </w:p>
    <w:p w:rsidRPr="0087445F" w:rsidR="0087445F" w:rsidP="0087445F" w:rsidRDefault="0087445F" w14:paraId="29E3B87E" w14:textId="5EF4325B">
      <w:pPr>
        <w:rPr>
          <w:lang w:val="en-US"/>
        </w:rPr>
      </w:pPr>
      <w:r>
        <w:rPr>
          <w:noProof/>
          <w:lang w:val="en-US"/>
        </w:rPr>
        <w:drawing>
          <wp:inline distT="0" distB="0" distL="0" distR="0" wp14:anchorId="593CC458" wp14:editId="5466F4CE">
            <wp:extent cx="6419850" cy="3200400"/>
            <wp:effectExtent l="38100" t="0" r="0" b="0"/>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inline>
        </w:drawing>
      </w:r>
    </w:p>
    <w:p w:rsidR="00BD1D3B" w:rsidP="00BD1D3B" w:rsidRDefault="00B217A7" w14:paraId="6E8337C0" w14:textId="4238324D">
      <w:r>
        <w:t xml:space="preserve"> </w:t>
      </w:r>
    </w:p>
    <w:p w:rsidR="00764EFE" w:rsidP="00BD1D3B" w:rsidRDefault="00764EFE" w14:paraId="511A693D" w14:textId="77777777"/>
    <w:p w:rsidR="00764EFE" w:rsidP="00BD1D3B" w:rsidRDefault="00764EFE" w14:paraId="02408376" w14:textId="77777777"/>
    <w:p w:rsidR="00764EFE" w:rsidP="00BD1D3B" w:rsidRDefault="00764EFE" w14:paraId="6819D961" w14:textId="77777777"/>
    <w:p w:rsidRPr="00BD1D3B" w:rsidR="00D62DFD" w:rsidP="00BD1D3B" w:rsidRDefault="00D62DFD" w14:paraId="37559D69" w14:textId="77777777"/>
    <w:p w:rsidR="00B64F58" w:rsidP="00DB4870" w:rsidRDefault="00A72B8A" w14:paraId="41DF6C5D" w14:textId="50A9981A">
      <w:pPr>
        <w:pStyle w:val="Heading2"/>
      </w:pPr>
      <w:bookmarkStart w:name="_Toc72233269" w:id="44"/>
      <w:r>
        <w:t>Requirement</w:t>
      </w:r>
      <w:r w:rsidR="00960B5C">
        <w:t>s</w:t>
      </w:r>
      <w:bookmarkEnd w:id="44"/>
    </w:p>
    <w:p w:rsidR="00960B5C" w:rsidP="00960B5C" w:rsidRDefault="00960B5C" w14:paraId="145BE702" w14:textId="77777777"/>
    <w:p w:rsidR="00960B5C" w:rsidP="00D22EC7" w:rsidRDefault="00CF1D7E" w14:paraId="61294332" w14:textId="2D8E51CE">
      <w:pPr>
        <w:pStyle w:val="ListParagraph"/>
        <w:numPr>
          <w:ilvl w:val="0"/>
          <w:numId w:val="33"/>
        </w:numPr>
      </w:pPr>
      <w:r>
        <w:t>Only</w:t>
      </w:r>
      <w:r w:rsidR="005542C7">
        <w:t xml:space="preserve"> use </w:t>
      </w:r>
      <w:r w:rsidR="00CB32E0">
        <w:t xml:space="preserve">standard python libraries such as Pandas, </w:t>
      </w:r>
      <w:proofErr w:type="spellStart"/>
      <w:r w:rsidR="7B4DC1C1">
        <w:t>Scikit_learn</w:t>
      </w:r>
      <w:proofErr w:type="spellEnd"/>
      <w:r w:rsidR="7B4DC1C1">
        <w:t>,</w:t>
      </w:r>
      <w:r w:rsidR="00CB32E0">
        <w:t xml:space="preserve"> NumPy and Matplot-lib.</w:t>
      </w:r>
    </w:p>
    <w:p w:rsidR="00FB0BB7" w:rsidP="00D22EC7" w:rsidRDefault="00FB0BB7" w14:paraId="7FEE4017" w14:textId="363B0E1B">
      <w:pPr>
        <w:pStyle w:val="ListParagraph"/>
        <w:numPr>
          <w:ilvl w:val="0"/>
          <w:numId w:val="33"/>
        </w:numPr>
      </w:pPr>
      <w:r>
        <w:t>Your code must consist of an encoder function</w:t>
      </w:r>
      <w:r w:rsidR="000C2B78">
        <w:t xml:space="preserve"> (to embed the secret </w:t>
      </w:r>
      <w:r w:rsidR="005579E8">
        <w:t>message</w:t>
      </w:r>
      <w:r w:rsidR="000C2B78">
        <w:t xml:space="preserve">) and a decoder function (to decode the secret </w:t>
      </w:r>
      <w:r w:rsidR="005579E8">
        <w:t>message</w:t>
      </w:r>
      <w:r w:rsidR="000C2B78">
        <w:t>).</w:t>
      </w:r>
    </w:p>
    <w:p w:rsidR="00141D46" w:rsidP="00D22EC7" w:rsidRDefault="00141D46" w14:paraId="0A9B54F3" w14:textId="0AF0771E">
      <w:pPr>
        <w:pStyle w:val="ListParagraph"/>
        <w:numPr>
          <w:ilvl w:val="0"/>
          <w:numId w:val="33"/>
        </w:numPr>
      </w:pPr>
      <w:r>
        <w:t>Code must be well formatted and commented.</w:t>
      </w:r>
      <w:r w:rsidR="001B1C80">
        <w:t xml:space="preserve"> Use the PEP8 style guide.</w:t>
      </w:r>
    </w:p>
    <w:p w:rsidR="00141D46" w:rsidP="00D22EC7" w:rsidRDefault="00A35274" w14:paraId="2385F1C5" w14:textId="4F5AA3FA">
      <w:pPr>
        <w:pStyle w:val="ListParagraph"/>
        <w:numPr>
          <w:ilvl w:val="0"/>
          <w:numId w:val="33"/>
        </w:numPr>
      </w:pPr>
      <w:r>
        <w:t>At time of submission, code should compile with no errors.</w:t>
      </w:r>
    </w:p>
    <w:p w:rsidR="001317EA" w:rsidP="00D22EC7" w:rsidRDefault="001317EA" w14:paraId="67CC2580" w14:textId="3FB5EFA8">
      <w:pPr>
        <w:pStyle w:val="ListParagraph"/>
        <w:numPr>
          <w:ilvl w:val="0"/>
          <w:numId w:val="33"/>
        </w:numPr>
      </w:pPr>
      <w:r>
        <w:t>Use Github for version control.</w:t>
      </w:r>
    </w:p>
    <w:p w:rsidR="00295038" w:rsidP="00D22EC7" w:rsidRDefault="00845D54" w14:paraId="52F4598F" w14:textId="49ED41DD">
      <w:pPr>
        <w:pStyle w:val="ListParagraph"/>
        <w:numPr>
          <w:ilvl w:val="0"/>
          <w:numId w:val="33"/>
        </w:numPr>
      </w:pPr>
      <w:r>
        <w:t>Use Jupyter notebooks</w:t>
      </w:r>
      <w:r w:rsidR="0046788B">
        <w:t>.</w:t>
      </w:r>
    </w:p>
    <w:p w:rsidRPr="00960B5C" w:rsidR="00BE3851" w:rsidP="00BE3851" w:rsidRDefault="00BE3851" w14:paraId="43CEC4A6" w14:textId="77777777"/>
    <w:p w:rsidR="00DE1755" w:rsidP="00DB4870" w:rsidRDefault="00A72B8A" w14:paraId="2A491C1A" w14:textId="62F2AF61">
      <w:pPr>
        <w:pStyle w:val="Heading2"/>
      </w:pPr>
      <w:bookmarkStart w:name="_Toc72233270" w:id="45"/>
      <w:r>
        <w:t>Deliverable</w:t>
      </w:r>
      <w:bookmarkEnd w:id="45"/>
    </w:p>
    <w:p w:rsidR="002C383B" w:rsidP="002C383B" w:rsidRDefault="002C383B" w14:paraId="4148766F" w14:textId="77777777"/>
    <w:p w:rsidR="002C383B" w:rsidP="002C383B" w:rsidRDefault="002C383B" w14:paraId="3C3E1D9B" w14:textId="6B387068">
      <w:pPr>
        <w:spacing w:line="276" w:lineRule="atLeast"/>
        <w:rPr>
          <w:rFonts w:ascii="Segoe UI" w:hAnsi="Segoe UI" w:eastAsia="Segoe UI" w:cs="Segoe UI"/>
          <w:color w:val="000000" w:themeColor="text1"/>
          <w:lang w:val="en-US"/>
        </w:rPr>
      </w:pPr>
      <w:r w:rsidRPr="79351AA3">
        <w:rPr>
          <w:rFonts w:ascii="Segoe UI" w:hAnsi="Segoe UI" w:eastAsia="Segoe UI" w:cs="Segoe UI"/>
          <w:color w:val="000000" w:themeColor="text1"/>
        </w:rPr>
        <w:t xml:space="preserve">The </w:t>
      </w:r>
      <w:r w:rsidR="000D3ECE">
        <w:rPr>
          <w:rFonts w:ascii="Segoe UI" w:hAnsi="Segoe UI" w:eastAsia="Segoe UI" w:cs="Segoe UI"/>
          <w:color w:val="000000" w:themeColor="text1"/>
        </w:rPr>
        <w:t>jupyter notebooks</w:t>
      </w:r>
      <w:r w:rsidRPr="79351AA3">
        <w:rPr>
          <w:rFonts w:ascii="Segoe UI" w:hAnsi="Segoe UI" w:eastAsia="Segoe UI" w:cs="Segoe UI"/>
          <w:color w:val="000000" w:themeColor="text1"/>
        </w:rPr>
        <w:t xml:space="preserve"> are to</w:t>
      </w:r>
      <w:r w:rsidR="000D3ECE">
        <w:rPr>
          <w:rFonts w:ascii="Segoe UI" w:hAnsi="Segoe UI" w:eastAsia="Segoe UI" w:cs="Segoe UI"/>
          <w:color w:val="000000" w:themeColor="text1"/>
        </w:rPr>
        <w:t xml:space="preserve"> be</w:t>
      </w:r>
      <w:r w:rsidRPr="79351AA3">
        <w:rPr>
          <w:rFonts w:ascii="Segoe UI" w:hAnsi="Segoe UI" w:eastAsia="Segoe UI" w:cs="Segoe UI"/>
          <w:color w:val="000000" w:themeColor="text1"/>
        </w:rPr>
        <w:t xml:space="preserve"> </w:t>
      </w:r>
      <w:r w:rsidR="001317EA">
        <w:rPr>
          <w:rFonts w:ascii="Segoe UI" w:hAnsi="Segoe UI" w:eastAsia="Segoe UI" w:cs="Segoe UI"/>
          <w:color w:val="000000" w:themeColor="text1"/>
        </w:rPr>
        <w:t>uploaded to Github</w:t>
      </w:r>
      <w:r w:rsidRPr="79351AA3">
        <w:rPr>
          <w:rFonts w:ascii="Segoe UI" w:hAnsi="Segoe UI" w:eastAsia="Segoe UI" w:cs="Segoe UI"/>
          <w:color w:val="000000" w:themeColor="text1"/>
        </w:rPr>
        <w:t xml:space="preserve"> no later than 5pm on </w:t>
      </w:r>
      <w:r w:rsidR="001317EA">
        <w:rPr>
          <w:rFonts w:ascii="Segoe UI" w:hAnsi="Segoe UI" w:eastAsia="Segoe UI" w:cs="Segoe UI"/>
          <w:color w:val="000000" w:themeColor="text1"/>
        </w:rPr>
        <w:t>last data lab day</w:t>
      </w:r>
      <w:r w:rsidRPr="79351AA3">
        <w:rPr>
          <w:rFonts w:ascii="Segoe UI" w:hAnsi="Segoe UI" w:eastAsia="Segoe UI" w:cs="Segoe UI"/>
          <w:color w:val="000000" w:themeColor="text1"/>
        </w:rPr>
        <w:t xml:space="preserve">. </w:t>
      </w:r>
      <w:r w:rsidR="00097987">
        <w:rPr>
          <w:rFonts w:ascii="Segoe UI" w:hAnsi="Segoe UI" w:eastAsia="Segoe UI" w:cs="Segoe UI"/>
          <w:color w:val="000000" w:themeColor="text1"/>
        </w:rPr>
        <w:t>C</w:t>
      </w:r>
      <w:r w:rsidRPr="79351AA3">
        <w:rPr>
          <w:rFonts w:ascii="Segoe UI" w:hAnsi="Segoe UI" w:eastAsia="Segoe UI" w:cs="Segoe UI"/>
          <w:color w:val="000000" w:themeColor="text1"/>
        </w:rPr>
        <w:t xml:space="preserve">onfer with a lecturer </w:t>
      </w:r>
      <w:r w:rsidRPr="442145FD">
        <w:rPr>
          <w:rFonts w:ascii="Segoe UI" w:hAnsi="Segoe UI" w:eastAsia="Segoe UI" w:cs="Segoe UI"/>
          <w:color w:val="000000" w:themeColor="text1"/>
        </w:rPr>
        <w:t xml:space="preserve">beforehand </w:t>
      </w:r>
      <w:r w:rsidRPr="79351AA3">
        <w:rPr>
          <w:rFonts w:ascii="Segoe UI" w:hAnsi="Segoe UI" w:eastAsia="Segoe UI" w:cs="Segoe UI"/>
          <w:color w:val="000000" w:themeColor="text1"/>
        </w:rPr>
        <w:t xml:space="preserve">if you're handing in something other than </w:t>
      </w:r>
      <w:r w:rsidR="00295038">
        <w:rPr>
          <w:rFonts w:ascii="Segoe UI" w:hAnsi="Segoe UI" w:eastAsia="Segoe UI" w:cs="Segoe UI"/>
          <w:color w:val="000000" w:themeColor="text1"/>
        </w:rPr>
        <w:t>jupyter notebook.</w:t>
      </w:r>
    </w:p>
    <w:p w:rsidRPr="002C383B" w:rsidR="002C383B" w:rsidP="002C383B" w:rsidRDefault="002C383B" w14:paraId="08CA4562" w14:textId="77777777">
      <w:pPr>
        <w:rPr>
          <w:lang w:val="en-US"/>
        </w:rPr>
      </w:pPr>
    </w:p>
    <w:p w:rsidRPr="002C383B" w:rsidR="002C383B" w:rsidP="002C383B" w:rsidRDefault="002C383B" w14:paraId="347DF746" w14:textId="77777777"/>
    <w:p w:rsidR="005D706B" w:rsidP="00DB4870" w:rsidRDefault="00FB4E1F" w14:paraId="625C94AA" w14:textId="09EFA879">
      <w:pPr>
        <w:pStyle w:val="Heading2"/>
      </w:pPr>
      <w:bookmarkStart w:name="_Toc72233271" w:id="46"/>
      <w:r>
        <w:t>References</w:t>
      </w:r>
      <w:bookmarkEnd w:id="46"/>
    </w:p>
    <w:p w:rsidR="005D706B" w:rsidP="005D706B" w:rsidRDefault="005D706B" w14:paraId="2D667FEE" w14:textId="77777777"/>
    <w:p w:rsidRPr="005D706B" w:rsidR="005D706B" w:rsidP="005D706B" w:rsidRDefault="00E46CAA" w14:paraId="3EE98509" w14:textId="09DFD975">
      <w:r w:rsidRPr="00E46CAA">
        <w:t xml:space="preserve">K. </w:t>
      </w:r>
      <w:proofErr w:type="spellStart"/>
      <w:r w:rsidRPr="00E46CAA">
        <w:t>Thangadurai</w:t>
      </w:r>
      <w:proofErr w:type="spellEnd"/>
      <w:r w:rsidRPr="00E46CAA">
        <w:t xml:space="preserve"> and G. Sudha Devi, "An analysis of LSB based image steganography techniques," 2014 International Conference on Computer Communication and Informatics, 2014, pp. 1-4, doi: 10.1109/ICCCI.2014.6921751.</w:t>
      </w:r>
    </w:p>
    <w:p w:rsidR="000553A8" w:rsidP="0046660D" w:rsidRDefault="000553A8" w14:paraId="4B8E6826" w14:textId="77777777"/>
    <w:p w:rsidR="00B41BB4" w:rsidP="0046660D" w:rsidRDefault="00B41BB4" w14:paraId="69DDB902" w14:textId="77777777"/>
    <w:p w:rsidR="00B41BB4" w:rsidP="0046660D" w:rsidRDefault="00B41BB4" w14:paraId="402EF6AD" w14:textId="77777777"/>
    <w:p w:rsidR="00B41BB4" w:rsidP="0046660D" w:rsidRDefault="00B41BB4" w14:paraId="53D388F9" w14:textId="77777777"/>
    <w:p w:rsidRPr="0046660D" w:rsidR="00B41BB4" w:rsidP="0046660D" w:rsidRDefault="00B41BB4" w14:paraId="508635FB" w14:textId="02B932F2">
      <w:pPr>
        <w:sectPr w:rsidRPr="0046660D" w:rsidR="00B41BB4" w:rsidSect="00DA2E7D">
          <w:headerReference w:type="first" r:id="rId41"/>
          <w:footerReference w:type="first" r:id="rId42"/>
          <w:pgSz w:w="11906" w:h="16838" w:orient="portrait" w:code="9"/>
          <w:pgMar w:top="720" w:right="720" w:bottom="720" w:left="720" w:header="709" w:footer="454" w:gutter="0"/>
          <w:pgNumType w:start="1"/>
          <w:cols w:space="708"/>
          <w:docGrid w:linePitch="360"/>
        </w:sectPr>
      </w:pPr>
    </w:p>
    <w:p w:rsidR="0051636C" w:rsidP="005D706B" w:rsidRDefault="0051636C" w14:paraId="1EF642AC" w14:textId="3A2E3DD4">
      <w:pPr>
        <w:pStyle w:val="Heading2"/>
        <w:numPr>
          <w:ilvl w:val="0"/>
          <w:numId w:val="0"/>
        </w:numPr>
        <w:jc w:val="left"/>
      </w:pPr>
    </w:p>
    <w:sectPr w:rsidR="0051636C" w:rsidSect="00172B85">
      <w:headerReference w:type="default" r:id="rId43"/>
      <w:footerReference w:type="default" r:id="rId44"/>
      <w:pgSz w:w="11906" w:h="16838" w:orient="portrait" w:code="9"/>
      <w:pgMar w:top="1134" w:right="1134" w:bottom="1985" w:left="1418" w:header="709" w:footer="454"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nitials="Bv" w:author="Blerck, Irene van" w:date="2021-05-11T09:49:00Z" w:id="9">
    <w:p w:rsidR="34D0CC94" w:rsidRDefault="34D0CC94" w14:paraId="75E11B92" w14:textId="723E2631">
      <w:pPr>
        <w:pStyle w:val="CommentText"/>
      </w:pPr>
      <w:r>
        <w:t>Learning outcomes?  https://www.linkedin.com/pulse/learning-objectives-vs-outcomes-ms-jemi-sudhakar</w:t>
      </w:r>
      <w:r>
        <w:rPr>
          <w:rStyle w:val="CommentReference"/>
        </w:rPr>
        <w:annotationRef/>
      </w:r>
    </w:p>
  </w:comment>
  <w:comment w:initials="Bv" w:author="Blerck, Irene van" w:date="2021-05-11T09:51:00Z" w:id="10">
    <w:p w:rsidR="34D0CC94" w:rsidRDefault="34D0CC94" w14:paraId="2C8FE20B" w14:textId="1A4C55AA">
      <w:pPr>
        <w:pStyle w:val="CommentText"/>
      </w:pPr>
      <w:r>
        <w:t>Should we add the learning objectives to the study guide?</w:t>
      </w:r>
      <w:r>
        <w:rPr>
          <w:rStyle w:val="CommentReference"/>
        </w:rPr>
        <w:annotationRef/>
      </w:r>
    </w:p>
  </w:comment>
  <w:comment w:initials="BN" w:author="Bhushan, Nitin" w:date="2021-05-17T09:34:00Z" w:id="19">
    <w:p w:rsidR="00A6183A" w:rsidRDefault="00A6183A" w14:paraId="25E73DBA" w14:textId="77777777">
      <w:pPr>
        <w:pStyle w:val="CommentText"/>
      </w:pPr>
      <w:r>
        <w:rPr>
          <w:rStyle w:val="CommentReference"/>
        </w:rPr>
        <w:annotationRef/>
      </w:r>
    </w:p>
    <w:p w:rsidR="00A6183A" w:rsidRDefault="00D24747" w14:paraId="1EAF0D37" w14:textId="46D39037">
      <w:pPr>
        <w:pStyle w:val="CommentText"/>
      </w:pPr>
      <w:r>
        <w:t>Suggestion, r</w:t>
      </w:r>
      <w:r w:rsidR="00A6183A">
        <w:t>eplace with Calendar week?</w:t>
      </w:r>
    </w:p>
  </w:comment>
  <w:comment w:initials="HB" w:author="Heijligers, Bram" w:date="2021-05-17T15:33:00Z" w:id="31">
    <w:p w:rsidR="1AB373DC" w:rsidRDefault="1AB373DC" w14:paraId="1E0AE3E9" w14:textId="5AFBDA17">
      <w:pPr>
        <w:pStyle w:val="CommentText"/>
      </w:pPr>
      <w:r>
        <w:t>I really like this introductory brief, nicely sets out why it's a worthwhile and relevant project to motivate the student</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75E11B92" w15:done="0"/>
  <w15:commentEx w15:paraId="2C8FE20B" w15:paraIdParent="75E11B92" w15:done="0"/>
  <w15:commentEx w15:paraId="1EAF0D37" w15:done="0"/>
  <w15:commentEx w15:paraId="1E0AE3E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7AF9E47D" w16cex:dateUtc="2021-05-11T07:49:00Z"/>
  <w16cex:commentExtensible w16cex:durableId="62184DC6" w16cex:dateUtc="2021-05-11T07:51:00Z"/>
  <w16cex:commentExtensible w16cex:durableId="244CB73E" w16cex:dateUtc="2021-05-17T07:34:00Z"/>
  <w16cex:commentExtensible w16cex:durableId="4F6E1F0D" w16cex:dateUtc="2021-05-17T13: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5E11B92" w16cid:durableId="7AF9E47D"/>
  <w16cid:commentId w16cid:paraId="2C8FE20B" w16cid:durableId="62184DC6"/>
  <w16cid:commentId w16cid:paraId="1EAF0D37" w16cid:durableId="244CB73E"/>
  <w16cid:commentId w16cid:paraId="1E0AE3E9" w16cid:durableId="4F6E1F0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D14688" w:rsidP="00351AD5" w:rsidRDefault="00D14688" w14:paraId="11A14B02" w14:textId="77777777">
      <w:pPr>
        <w:spacing w:line="240" w:lineRule="auto"/>
      </w:pPr>
      <w:r>
        <w:separator/>
      </w:r>
    </w:p>
  </w:endnote>
  <w:endnote w:type="continuationSeparator" w:id="0">
    <w:p w:rsidR="00D14688" w:rsidP="00351AD5" w:rsidRDefault="00D14688" w14:paraId="3C1013BD" w14:textId="77777777">
      <w:pPr>
        <w:spacing w:line="240" w:lineRule="auto"/>
      </w:pPr>
      <w:r>
        <w:continuationSeparator/>
      </w:r>
    </w:p>
  </w:endnote>
  <w:endnote w:type="continuationNotice" w:id="1">
    <w:p w:rsidR="00D14688" w:rsidRDefault="00D14688" w14:paraId="47D2F7BA" w14:textId="77777777">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Open Sans SemiBold">
    <w:charset w:val="00"/>
    <w:family w:val="swiss"/>
    <w:pitch w:val="variable"/>
    <w:sig w:usb0="E00002EF" w:usb1="4000205B" w:usb2="00000028" w:usb3="00000000" w:csb0="0000019F" w:csb1="00000000"/>
  </w:font>
  <w:font w:name="MinionPro-Regular">
    <w:altName w:val="Calibri"/>
    <w:charset w:val="4D"/>
    <w:family w:val="auto"/>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variable"/>
    <w:sig w:usb0="E50002FF" w:usb1="500079DB" w:usb2="0000001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Liberation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351AD5" w:rsidRDefault="00351AD5" w14:paraId="1CD13FE2" w14:textId="77777777">
    <w:pPr>
      <w:pStyle w:val="Footer"/>
    </w:pPr>
    <w:r>
      <w:rPr>
        <w:noProof/>
        <w:lang w:val="nl-NL" w:eastAsia="nl-NL"/>
      </w:rPr>
      <w:drawing>
        <wp:anchor distT="0" distB="0" distL="114300" distR="114300" simplePos="0" relativeHeight="251658241" behindDoc="1" locked="0" layoutInCell="1" allowOverlap="1" wp14:anchorId="5DF53DA2" wp14:editId="244A5695">
          <wp:simplePos x="0" y="0"/>
          <wp:positionH relativeFrom="page">
            <wp:posOffset>0</wp:posOffset>
          </wp:positionH>
          <wp:positionV relativeFrom="page">
            <wp:posOffset>8812733</wp:posOffset>
          </wp:positionV>
          <wp:extent cx="7560000" cy="1872000"/>
          <wp:effectExtent l="0" t="0" r="3175" b="0"/>
          <wp:wrapNone/>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ter Voorzijde.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60000" cy="1872000"/>
                  </a:xfrm>
                  <a:prstGeom prst="rect">
                    <a:avLst/>
                  </a:prstGeom>
                </pic:spPr>
              </pic:pic>
            </a:graphicData>
          </a:graphic>
          <wp14:sizeRelH relativeFrom="page">
            <wp14:pctWidth>0</wp14:pctWidth>
          </wp14:sizeRelH>
          <wp14:sizeRelV relativeFrom="page">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p14">
  <w:p w:rsidR="006A1B48" w:rsidP="006A1B48" w:rsidRDefault="007D67AD" w14:paraId="485CA9D9" w14:textId="77777777">
    <w:pPr>
      <w:pStyle w:val="Footer"/>
      <w:tabs>
        <w:tab w:val="clear" w:pos="4536"/>
        <w:tab w:val="clear" w:pos="9072"/>
        <w:tab w:val="right" w:pos="7937"/>
      </w:tabs>
    </w:pPr>
    <w:r>
      <w:rPr>
        <w:noProof/>
        <w:lang w:val="nl-NL" w:eastAsia="nl-NL"/>
      </w:rPr>
      <w:drawing>
        <wp:anchor distT="0" distB="0" distL="114300" distR="114300" simplePos="0" relativeHeight="251658243" behindDoc="1" locked="1" layoutInCell="1" allowOverlap="1" wp14:anchorId="30431DC7" wp14:editId="19DA251A">
          <wp:simplePos x="0" y="0"/>
          <wp:positionH relativeFrom="page">
            <wp:align>left</wp:align>
          </wp:positionH>
          <wp:positionV relativeFrom="page">
            <wp:align>bottom</wp:align>
          </wp:positionV>
          <wp:extent cx="6494400" cy="4464000"/>
          <wp:effectExtent l="0" t="0" r="1905" b="0"/>
          <wp:wrapNone/>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resblok achterzijde.png"/>
                  <pic:cNvPicPr/>
                </pic:nvPicPr>
                <pic:blipFill>
                  <a:blip r:embed="rId1"/>
                  <a:stretch>
                    <a:fillRect/>
                  </a:stretch>
                </pic:blipFill>
                <pic:spPr>
                  <a:xfrm>
                    <a:off x="0" y="0"/>
                    <a:ext cx="6494400" cy="4464000"/>
                  </a:xfrm>
                  <a:prstGeom prst="rect">
                    <a:avLst/>
                  </a:prstGeom>
                </pic:spPr>
              </pic:pic>
            </a:graphicData>
          </a:graphic>
          <wp14:sizeRelH relativeFrom="margin">
            <wp14:pctWidth>0</wp14:pctWidth>
          </wp14:sizeRelH>
          <wp14:sizeRelV relativeFrom="margin">
            <wp14:pctHeight>0</wp14:pctHeight>
          </wp14:sizeRelV>
        </wp:anchor>
      </w:drawing>
    </w:r>
    <w:sdt>
      <w:sdtPr>
        <w:id w:val="-615908382"/>
        <w:placeholder>
          <w:docPart w:val="23BD135DDD6A4D7F9622469DEA0BACD1"/>
        </w:placeholder>
        <w:docPartObj>
          <w:docPartGallery w:val="Page Numbers (Bottom of Page)"/>
          <w:docPartUnique/>
        </w:docPartObj>
      </w:sdtPr>
      <w:sdtContent/>
    </w:sdt>
    <w:r w:rsidR="006A1B48">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D14688" w:rsidP="00351AD5" w:rsidRDefault="00D14688" w14:paraId="13DD3342" w14:textId="77777777">
      <w:pPr>
        <w:spacing w:line="240" w:lineRule="auto"/>
      </w:pPr>
      <w:r>
        <w:separator/>
      </w:r>
    </w:p>
  </w:footnote>
  <w:footnote w:type="continuationSeparator" w:id="0">
    <w:p w:rsidR="00D14688" w:rsidP="00351AD5" w:rsidRDefault="00D14688" w14:paraId="4008A5B6" w14:textId="77777777">
      <w:pPr>
        <w:spacing w:line="240" w:lineRule="auto"/>
      </w:pPr>
      <w:r>
        <w:continuationSeparator/>
      </w:r>
    </w:p>
  </w:footnote>
  <w:footnote w:type="continuationNotice" w:id="1">
    <w:p w:rsidR="00D14688" w:rsidRDefault="00D14688" w14:paraId="303BA136" w14:textId="77777777">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351AD5" w:rsidRDefault="00351AD5" w14:paraId="3E000926" w14:textId="77777777">
    <w:pPr>
      <w:pStyle w:val="Header"/>
    </w:pPr>
    <w:r>
      <w:rPr>
        <w:noProof/>
        <w:lang w:val="nl-NL" w:eastAsia="nl-NL"/>
      </w:rPr>
      <w:drawing>
        <wp:anchor distT="0" distB="0" distL="114300" distR="114300" simplePos="0" relativeHeight="251658240" behindDoc="1" locked="0" layoutInCell="1" allowOverlap="1" wp14:anchorId="03068612" wp14:editId="2C521032">
          <wp:simplePos x="0" y="0"/>
          <wp:positionH relativeFrom="page">
            <wp:posOffset>250595</wp:posOffset>
          </wp:positionH>
          <wp:positionV relativeFrom="paragraph">
            <wp:posOffset>-682746</wp:posOffset>
          </wp:positionV>
          <wp:extent cx="7384661" cy="9046582"/>
          <wp:effectExtent l="0" t="0" r="6985" b="2540"/>
          <wp:wrapNone/>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isure  2014   07.jpg"/>
                  <pic:cNvPicPr/>
                </pic:nvPicPr>
                <pic:blipFill rotWithShape="1">
                  <a:blip r:embed="rId1" cstate="print">
                    <a:extLst>
                      <a:ext uri="{28A0092B-C50C-407E-A947-70E740481C1C}">
                        <a14:useLocalDpi xmlns:a14="http://schemas.microsoft.com/office/drawing/2010/main" val="0"/>
                      </a:ext>
                    </a:extLst>
                  </a:blip>
                  <a:srcRect l="29340" r="16234"/>
                  <a:stretch/>
                </pic:blipFill>
                <pic:spPr bwMode="auto">
                  <a:xfrm>
                    <a:off x="0" y="0"/>
                    <a:ext cx="7384661" cy="904658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nl-NL" w:eastAsia="nl-NL"/>
      </w:rPr>
      <w:drawing>
        <wp:anchor distT="0" distB="0" distL="114300" distR="114300" simplePos="0" relativeHeight="251658242" behindDoc="1" locked="0" layoutInCell="1" allowOverlap="1" wp14:anchorId="634415B9" wp14:editId="46023698">
          <wp:simplePos x="0" y="0"/>
          <wp:positionH relativeFrom="page">
            <wp:posOffset>0</wp:posOffset>
          </wp:positionH>
          <wp:positionV relativeFrom="page">
            <wp:posOffset>0</wp:posOffset>
          </wp:positionV>
          <wp:extent cx="1634400" cy="10692000"/>
          <wp:effectExtent l="0" t="0" r="4445" b="0"/>
          <wp:wrapNone/>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orm Voorzijde.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1634400" cy="106920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p14">
  <w:p w:rsidR="006A1B48" w:rsidRDefault="007D67AD" w14:paraId="0471E023" w14:textId="77777777">
    <w:pPr>
      <w:pStyle w:val="Header"/>
    </w:pPr>
    <w:r>
      <w:rPr>
        <w:noProof/>
        <w:lang w:val="nl-NL" w:eastAsia="nl-NL"/>
      </w:rPr>
      <w:drawing>
        <wp:anchor distT="0" distB="0" distL="114300" distR="114300" simplePos="0" relativeHeight="251658244" behindDoc="1" locked="1" layoutInCell="1" allowOverlap="1" wp14:anchorId="52E846BA" wp14:editId="33EE3B0B">
          <wp:simplePos x="0" y="0"/>
          <wp:positionH relativeFrom="page">
            <wp:align>left</wp:align>
          </wp:positionH>
          <wp:positionV relativeFrom="page">
            <wp:align>top</wp:align>
          </wp:positionV>
          <wp:extent cx="3031200" cy="10692000"/>
          <wp:effectExtent l="0" t="0" r="0" b="0"/>
          <wp:wrapNone/>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Vorm achterzijde.png"/>
                  <pic:cNvPicPr/>
                </pic:nvPicPr>
                <pic:blipFill>
                  <a:blip r:embed="rId1">
                    <a:extLst>
                      <a:ext uri="{28A0092B-C50C-407E-A947-70E740481C1C}">
                        <a14:useLocalDpi xmlns:a14="http://schemas.microsoft.com/office/drawing/2010/main" val="0"/>
                      </a:ext>
                    </a:extLst>
                  </a:blip>
                  <a:stretch>
                    <a:fillRect/>
                  </a:stretch>
                </pic:blipFill>
                <pic:spPr>
                  <a:xfrm>
                    <a:off x="0" y="0"/>
                    <a:ext cx="3031200" cy="10692000"/>
                  </a:xfrm>
                  <a:prstGeom prst="rect">
                    <a:avLst/>
                  </a:prstGeom>
                </pic:spPr>
              </pic:pic>
            </a:graphicData>
          </a:graphic>
          <wp14:sizeRelH relativeFrom="page">
            <wp14:pctWidth>0</wp14:pctWidth>
          </wp14:sizeRelH>
          <wp14:sizeRelV relativeFrom="page">
            <wp14:pctHeight>0</wp14:pctHeight>
          </wp14:sizeRelV>
        </wp:anchor>
      </w:drawing>
    </w:r>
    <w:r w:rsidR="006A1B48">
      <w:rPr>
        <w:noProof/>
        <w:lang w:val="nl-NL" w:eastAsia="nl-NL"/>
      </w:rPr>
      <w:drawing>
        <wp:anchor distT="0" distB="0" distL="114300" distR="114300" simplePos="0" relativeHeight="251658245" behindDoc="1" locked="0" layoutInCell="1" allowOverlap="1" wp14:anchorId="555BD6EF" wp14:editId="3F5162AB">
          <wp:simplePos x="0" y="0"/>
          <wp:positionH relativeFrom="page">
            <wp:posOffset>10274</wp:posOffset>
          </wp:positionH>
          <wp:positionV relativeFrom="page">
            <wp:posOffset>318</wp:posOffset>
          </wp:positionV>
          <wp:extent cx="1727835" cy="6903719"/>
          <wp:effectExtent l="0" t="0" r="5715" b="0"/>
          <wp:wrapNone/>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conen achterzijde.png"/>
                  <pic:cNvPicPr/>
                </pic:nvPicPr>
                <pic:blipFill>
                  <a:blip r:embed="rId2">
                    <a:extLst>
                      <a:ext uri="{28A0092B-C50C-407E-A947-70E740481C1C}">
                        <a14:useLocalDpi xmlns:a14="http://schemas.microsoft.com/office/drawing/2010/main" val="0"/>
                      </a:ext>
                    </a:extLst>
                  </a:blip>
                  <a:stretch>
                    <a:fillRect/>
                  </a:stretch>
                </pic:blipFill>
                <pic:spPr>
                  <a:xfrm>
                    <a:off x="0" y="0"/>
                    <a:ext cx="1727835" cy="6903719"/>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126AE"/>
    <w:multiLevelType w:val="multilevel"/>
    <w:tmpl w:val="27DA3A3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E1746F9"/>
    <w:multiLevelType w:val="multilevel"/>
    <w:tmpl w:val="E7589D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0DF61CA"/>
    <w:multiLevelType w:val="multilevel"/>
    <w:tmpl w:val="81D651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7B830CF"/>
    <w:multiLevelType w:val="multilevel"/>
    <w:tmpl w:val="4B7084E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A6B3AAF"/>
    <w:multiLevelType w:val="hybridMultilevel"/>
    <w:tmpl w:val="FFFFFFFF"/>
    <w:lvl w:ilvl="0" w:tplc="239C83B8">
      <w:start w:val="1"/>
      <w:numFmt w:val="bullet"/>
      <w:lvlText w:val=""/>
      <w:lvlJc w:val="left"/>
      <w:pPr>
        <w:ind w:left="720" w:hanging="360"/>
      </w:pPr>
      <w:rPr>
        <w:rFonts w:hint="default" w:ascii="Symbol" w:hAnsi="Symbol"/>
      </w:rPr>
    </w:lvl>
    <w:lvl w:ilvl="1" w:tplc="9940D1AA">
      <w:start w:val="1"/>
      <w:numFmt w:val="bullet"/>
      <w:lvlText w:val="o"/>
      <w:lvlJc w:val="left"/>
      <w:pPr>
        <w:ind w:left="1440" w:hanging="360"/>
      </w:pPr>
      <w:rPr>
        <w:rFonts w:hint="default" w:ascii="Courier New" w:hAnsi="Courier New"/>
      </w:rPr>
    </w:lvl>
    <w:lvl w:ilvl="2" w:tplc="F79E0EE2">
      <w:start w:val="1"/>
      <w:numFmt w:val="bullet"/>
      <w:lvlText w:val=""/>
      <w:lvlJc w:val="left"/>
      <w:pPr>
        <w:ind w:left="2160" w:hanging="360"/>
      </w:pPr>
      <w:rPr>
        <w:rFonts w:hint="default" w:ascii="Wingdings" w:hAnsi="Wingdings"/>
      </w:rPr>
    </w:lvl>
    <w:lvl w:ilvl="3" w:tplc="3954A490">
      <w:start w:val="1"/>
      <w:numFmt w:val="bullet"/>
      <w:lvlText w:val=""/>
      <w:lvlJc w:val="left"/>
      <w:pPr>
        <w:ind w:left="2880" w:hanging="360"/>
      </w:pPr>
      <w:rPr>
        <w:rFonts w:hint="default" w:ascii="Symbol" w:hAnsi="Symbol"/>
      </w:rPr>
    </w:lvl>
    <w:lvl w:ilvl="4" w:tplc="9BC42F88">
      <w:start w:val="1"/>
      <w:numFmt w:val="bullet"/>
      <w:lvlText w:val="o"/>
      <w:lvlJc w:val="left"/>
      <w:pPr>
        <w:ind w:left="3600" w:hanging="360"/>
      </w:pPr>
      <w:rPr>
        <w:rFonts w:hint="default" w:ascii="Courier New" w:hAnsi="Courier New"/>
      </w:rPr>
    </w:lvl>
    <w:lvl w:ilvl="5" w:tplc="F1CCB708">
      <w:start w:val="1"/>
      <w:numFmt w:val="bullet"/>
      <w:lvlText w:val=""/>
      <w:lvlJc w:val="left"/>
      <w:pPr>
        <w:ind w:left="4320" w:hanging="360"/>
      </w:pPr>
      <w:rPr>
        <w:rFonts w:hint="default" w:ascii="Wingdings" w:hAnsi="Wingdings"/>
      </w:rPr>
    </w:lvl>
    <w:lvl w:ilvl="6" w:tplc="66CE77FE">
      <w:start w:val="1"/>
      <w:numFmt w:val="bullet"/>
      <w:lvlText w:val=""/>
      <w:lvlJc w:val="left"/>
      <w:pPr>
        <w:ind w:left="5040" w:hanging="360"/>
      </w:pPr>
      <w:rPr>
        <w:rFonts w:hint="default" w:ascii="Symbol" w:hAnsi="Symbol"/>
      </w:rPr>
    </w:lvl>
    <w:lvl w:ilvl="7" w:tplc="AE52F476">
      <w:start w:val="1"/>
      <w:numFmt w:val="bullet"/>
      <w:lvlText w:val="o"/>
      <w:lvlJc w:val="left"/>
      <w:pPr>
        <w:ind w:left="5760" w:hanging="360"/>
      </w:pPr>
      <w:rPr>
        <w:rFonts w:hint="default" w:ascii="Courier New" w:hAnsi="Courier New"/>
      </w:rPr>
    </w:lvl>
    <w:lvl w:ilvl="8" w:tplc="1360C350">
      <w:start w:val="1"/>
      <w:numFmt w:val="bullet"/>
      <w:lvlText w:val=""/>
      <w:lvlJc w:val="left"/>
      <w:pPr>
        <w:ind w:left="6480" w:hanging="360"/>
      </w:pPr>
      <w:rPr>
        <w:rFonts w:hint="default" w:ascii="Wingdings" w:hAnsi="Wingdings"/>
      </w:rPr>
    </w:lvl>
  </w:abstractNum>
  <w:abstractNum w:abstractNumId="5" w15:restartNumberingAfterBreak="0">
    <w:nsid w:val="24881E06"/>
    <w:multiLevelType w:val="multilevel"/>
    <w:tmpl w:val="199615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C41B4B"/>
    <w:multiLevelType w:val="multilevel"/>
    <w:tmpl w:val="A59E3D3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CD101B1"/>
    <w:multiLevelType w:val="multilevel"/>
    <w:tmpl w:val="20D04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5ED0A02"/>
    <w:multiLevelType w:val="multilevel"/>
    <w:tmpl w:val="22EAF78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F58485F"/>
    <w:multiLevelType w:val="multilevel"/>
    <w:tmpl w:val="76A6498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400718D"/>
    <w:multiLevelType w:val="multilevel"/>
    <w:tmpl w:val="20EEA0B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47033F7"/>
    <w:multiLevelType w:val="multilevel"/>
    <w:tmpl w:val="856ACAF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7C507B4"/>
    <w:multiLevelType w:val="hybridMultilevel"/>
    <w:tmpl w:val="8B522EB6"/>
    <w:lvl w:ilvl="0" w:tplc="B324EE1E">
      <w:start w:val="1"/>
      <w:numFmt w:val="bullet"/>
      <w:pStyle w:val="BUASBulletList"/>
      <w:lvlText w:val="&gt;"/>
      <w:lvlJc w:val="left"/>
      <w:pPr>
        <w:tabs>
          <w:tab w:val="num" w:pos="227"/>
        </w:tabs>
        <w:ind w:left="227" w:hanging="227"/>
      </w:pPr>
      <w:rPr>
        <w:rFonts w:hint="default" w:ascii="Open Sans" w:hAnsi="Open Sans"/>
        <w:color w:val="ED7623" w:themeColor="text2"/>
      </w:rPr>
    </w:lvl>
    <w:lvl w:ilvl="1" w:tplc="B686B94E">
      <w:start w:val="1"/>
      <w:numFmt w:val="bullet"/>
      <w:lvlText w:val="&gt;"/>
      <w:lvlJc w:val="left"/>
      <w:pPr>
        <w:tabs>
          <w:tab w:val="num" w:pos="454"/>
        </w:tabs>
        <w:ind w:left="454" w:hanging="227"/>
      </w:pPr>
      <w:rPr>
        <w:rFonts w:hint="default" w:ascii="Open Sans" w:hAnsi="Open Sans"/>
        <w:color w:val="ED7623" w:themeColor="text2"/>
      </w:rPr>
    </w:lvl>
    <w:lvl w:ilvl="2" w:tplc="71D2FB82">
      <w:start w:val="1"/>
      <w:numFmt w:val="bullet"/>
      <w:lvlText w:val="&gt;"/>
      <w:lvlJc w:val="left"/>
      <w:pPr>
        <w:tabs>
          <w:tab w:val="num" w:pos="680"/>
        </w:tabs>
        <w:ind w:left="680" w:hanging="226"/>
      </w:pPr>
      <w:rPr>
        <w:rFonts w:hint="default" w:ascii="Open Sans" w:hAnsi="Open Sans"/>
        <w:color w:val="ED7623" w:themeColor="text2"/>
      </w:rPr>
    </w:lvl>
    <w:lvl w:ilvl="3" w:tplc="50BC9FB4">
      <w:start w:val="1"/>
      <w:numFmt w:val="bullet"/>
      <w:lvlText w:val="&gt;"/>
      <w:lvlJc w:val="left"/>
      <w:pPr>
        <w:tabs>
          <w:tab w:val="num" w:pos="1021"/>
        </w:tabs>
        <w:ind w:left="1021" w:hanging="341"/>
      </w:pPr>
      <w:rPr>
        <w:rFonts w:hint="default" w:ascii="Open Sans" w:hAnsi="Open Sans"/>
        <w:color w:val="ED7623" w:themeColor="text2"/>
      </w:rPr>
    </w:lvl>
    <w:lvl w:ilvl="4" w:tplc="59E8881E">
      <w:start w:val="1"/>
      <w:numFmt w:val="bullet"/>
      <w:lvlText w:val="&gt;"/>
      <w:lvlJc w:val="left"/>
      <w:pPr>
        <w:tabs>
          <w:tab w:val="num" w:pos="1361"/>
        </w:tabs>
        <w:ind w:left="1361" w:hanging="340"/>
      </w:pPr>
      <w:rPr>
        <w:rFonts w:hint="default" w:ascii="Open Sans" w:hAnsi="Open Sans"/>
        <w:color w:val="ED7623" w:themeColor="text2"/>
      </w:rPr>
    </w:lvl>
    <w:lvl w:ilvl="5" w:tplc="8D1E4732">
      <w:start w:val="1"/>
      <w:numFmt w:val="bullet"/>
      <w:lvlText w:val="&gt;"/>
      <w:lvlJc w:val="left"/>
      <w:pPr>
        <w:tabs>
          <w:tab w:val="num" w:pos="1701"/>
        </w:tabs>
        <w:ind w:left="1701" w:hanging="340"/>
      </w:pPr>
      <w:rPr>
        <w:rFonts w:hint="default" w:ascii="Open Sans" w:hAnsi="Open Sans"/>
        <w:color w:val="ED7623" w:themeColor="text2"/>
      </w:rPr>
    </w:lvl>
    <w:lvl w:ilvl="6" w:tplc="B6B034BA">
      <w:start w:val="1"/>
      <w:numFmt w:val="decimal"/>
      <w:lvlText w:val="%7."/>
      <w:lvlJc w:val="left"/>
      <w:pPr>
        <w:ind w:left="2499" w:hanging="357"/>
      </w:pPr>
      <w:rPr>
        <w:rFonts w:hint="default"/>
      </w:rPr>
    </w:lvl>
    <w:lvl w:ilvl="7" w:tplc="5086993E">
      <w:start w:val="1"/>
      <w:numFmt w:val="lowerLetter"/>
      <w:lvlText w:val="%8."/>
      <w:lvlJc w:val="left"/>
      <w:pPr>
        <w:ind w:left="2856" w:hanging="357"/>
      </w:pPr>
      <w:rPr>
        <w:rFonts w:hint="default"/>
      </w:rPr>
    </w:lvl>
    <w:lvl w:ilvl="8" w:tplc="4AC6F0E0">
      <w:start w:val="1"/>
      <w:numFmt w:val="lowerRoman"/>
      <w:lvlText w:val="%9."/>
      <w:lvlJc w:val="left"/>
      <w:pPr>
        <w:ind w:left="3213" w:hanging="357"/>
      </w:pPr>
      <w:rPr>
        <w:rFonts w:hint="default"/>
      </w:rPr>
    </w:lvl>
  </w:abstractNum>
  <w:abstractNum w:abstractNumId="13" w15:restartNumberingAfterBreak="0">
    <w:nsid w:val="48855AFC"/>
    <w:multiLevelType w:val="multilevel"/>
    <w:tmpl w:val="990E2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D55904"/>
    <w:multiLevelType w:val="hybridMultilevel"/>
    <w:tmpl w:val="FFFFFFFF"/>
    <w:lvl w:ilvl="0" w:tplc="926A6B2A">
      <w:start w:val="1"/>
      <w:numFmt w:val="bullet"/>
      <w:lvlText w:val=""/>
      <w:lvlJc w:val="left"/>
      <w:pPr>
        <w:ind w:left="720" w:hanging="360"/>
      </w:pPr>
      <w:rPr>
        <w:rFonts w:hint="default" w:ascii="Symbol" w:hAnsi="Symbol"/>
      </w:rPr>
    </w:lvl>
    <w:lvl w:ilvl="1" w:tplc="B2C00136">
      <w:start w:val="1"/>
      <w:numFmt w:val="bullet"/>
      <w:lvlText w:val="o"/>
      <w:lvlJc w:val="left"/>
      <w:pPr>
        <w:ind w:left="1440" w:hanging="360"/>
      </w:pPr>
      <w:rPr>
        <w:rFonts w:hint="default" w:ascii="Courier New" w:hAnsi="Courier New"/>
      </w:rPr>
    </w:lvl>
    <w:lvl w:ilvl="2" w:tplc="D7AC7C42">
      <w:start w:val="1"/>
      <w:numFmt w:val="bullet"/>
      <w:lvlText w:val=""/>
      <w:lvlJc w:val="left"/>
      <w:pPr>
        <w:ind w:left="2160" w:hanging="360"/>
      </w:pPr>
      <w:rPr>
        <w:rFonts w:hint="default" w:ascii="Wingdings" w:hAnsi="Wingdings"/>
      </w:rPr>
    </w:lvl>
    <w:lvl w:ilvl="3" w:tplc="7A2A13E0">
      <w:start w:val="1"/>
      <w:numFmt w:val="bullet"/>
      <w:lvlText w:val=""/>
      <w:lvlJc w:val="left"/>
      <w:pPr>
        <w:ind w:left="2880" w:hanging="360"/>
      </w:pPr>
      <w:rPr>
        <w:rFonts w:hint="default" w:ascii="Symbol" w:hAnsi="Symbol"/>
      </w:rPr>
    </w:lvl>
    <w:lvl w:ilvl="4" w:tplc="E9D8907C">
      <w:start w:val="1"/>
      <w:numFmt w:val="bullet"/>
      <w:lvlText w:val="o"/>
      <w:lvlJc w:val="left"/>
      <w:pPr>
        <w:ind w:left="3600" w:hanging="360"/>
      </w:pPr>
      <w:rPr>
        <w:rFonts w:hint="default" w:ascii="Courier New" w:hAnsi="Courier New"/>
      </w:rPr>
    </w:lvl>
    <w:lvl w:ilvl="5" w:tplc="6D2CAF90">
      <w:start w:val="1"/>
      <w:numFmt w:val="bullet"/>
      <w:lvlText w:val=""/>
      <w:lvlJc w:val="left"/>
      <w:pPr>
        <w:ind w:left="4320" w:hanging="360"/>
      </w:pPr>
      <w:rPr>
        <w:rFonts w:hint="default" w:ascii="Wingdings" w:hAnsi="Wingdings"/>
      </w:rPr>
    </w:lvl>
    <w:lvl w:ilvl="6" w:tplc="9788B564">
      <w:start w:val="1"/>
      <w:numFmt w:val="bullet"/>
      <w:lvlText w:val=""/>
      <w:lvlJc w:val="left"/>
      <w:pPr>
        <w:ind w:left="5040" w:hanging="360"/>
      </w:pPr>
      <w:rPr>
        <w:rFonts w:hint="default" w:ascii="Symbol" w:hAnsi="Symbol"/>
      </w:rPr>
    </w:lvl>
    <w:lvl w:ilvl="7" w:tplc="4DE24374">
      <w:start w:val="1"/>
      <w:numFmt w:val="bullet"/>
      <w:lvlText w:val="o"/>
      <w:lvlJc w:val="left"/>
      <w:pPr>
        <w:ind w:left="5760" w:hanging="360"/>
      </w:pPr>
      <w:rPr>
        <w:rFonts w:hint="default" w:ascii="Courier New" w:hAnsi="Courier New"/>
      </w:rPr>
    </w:lvl>
    <w:lvl w:ilvl="8" w:tplc="07B06446">
      <w:start w:val="1"/>
      <w:numFmt w:val="bullet"/>
      <w:lvlText w:val=""/>
      <w:lvlJc w:val="left"/>
      <w:pPr>
        <w:ind w:left="6480" w:hanging="360"/>
      </w:pPr>
      <w:rPr>
        <w:rFonts w:hint="default" w:ascii="Wingdings" w:hAnsi="Wingdings"/>
      </w:rPr>
    </w:lvl>
  </w:abstractNum>
  <w:abstractNum w:abstractNumId="15" w15:restartNumberingAfterBreak="0">
    <w:nsid w:val="4B6F26F6"/>
    <w:multiLevelType w:val="multilevel"/>
    <w:tmpl w:val="A4FCDB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DD35BAB"/>
    <w:multiLevelType w:val="multilevel"/>
    <w:tmpl w:val="0A825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F8D2B6F"/>
    <w:multiLevelType w:val="multilevel"/>
    <w:tmpl w:val="E6805E5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1B1461A"/>
    <w:multiLevelType w:val="multilevel"/>
    <w:tmpl w:val="51F473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1B973B9"/>
    <w:multiLevelType w:val="multilevel"/>
    <w:tmpl w:val="BA7C9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1E75C57"/>
    <w:multiLevelType w:val="multilevel"/>
    <w:tmpl w:val="A112C46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7AA5008"/>
    <w:multiLevelType w:val="hybridMultilevel"/>
    <w:tmpl w:val="247ACEA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8270A52"/>
    <w:multiLevelType w:val="multilevel"/>
    <w:tmpl w:val="38AC8FB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92F2023"/>
    <w:multiLevelType w:val="multilevel"/>
    <w:tmpl w:val="46C2FE4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9DF1AFB"/>
    <w:multiLevelType w:val="multilevel"/>
    <w:tmpl w:val="7CEA78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A344DE6"/>
    <w:multiLevelType w:val="multilevel"/>
    <w:tmpl w:val="6840F49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34D4EB7"/>
    <w:multiLevelType w:val="multilevel"/>
    <w:tmpl w:val="280A7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6EC3887"/>
    <w:multiLevelType w:val="multilevel"/>
    <w:tmpl w:val="87009D2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CD57E74"/>
    <w:multiLevelType w:val="multilevel"/>
    <w:tmpl w:val="19F6471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F37713A"/>
    <w:multiLevelType w:val="multilevel"/>
    <w:tmpl w:val="FD487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030309D"/>
    <w:multiLevelType w:val="multilevel"/>
    <w:tmpl w:val="5602255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0400CC3"/>
    <w:multiLevelType w:val="multilevel"/>
    <w:tmpl w:val="6FE04EC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0D78B5"/>
    <w:multiLevelType w:val="hybridMultilevel"/>
    <w:tmpl w:val="60A297EA"/>
    <w:lvl w:ilvl="0" w:tplc="68BEBD24">
      <w:start w:val="1"/>
      <w:numFmt w:val="decimal"/>
      <w:pStyle w:val="Heading1"/>
      <w:lvlText w:val="%1"/>
      <w:lvlJc w:val="left"/>
      <w:pPr>
        <w:tabs>
          <w:tab w:val="num" w:pos="567"/>
        </w:tabs>
        <w:ind w:left="397" w:hanging="397"/>
      </w:pPr>
    </w:lvl>
    <w:lvl w:ilvl="1" w:tplc="94C61D4E">
      <w:start w:val="1"/>
      <w:numFmt w:val="decimal"/>
      <w:pStyle w:val="Heading2"/>
      <w:lvlText w:val="%1.%2"/>
      <w:lvlJc w:val="left"/>
      <w:pPr>
        <w:tabs>
          <w:tab w:val="num" w:pos="567"/>
        </w:tabs>
        <w:ind w:left="567" w:hanging="567"/>
      </w:pPr>
    </w:lvl>
    <w:lvl w:ilvl="2" w:tplc="ADBA53A2">
      <w:start w:val="1"/>
      <w:numFmt w:val="decimal"/>
      <w:pStyle w:val="Heading3"/>
      <w:lvlText w:val="%1.%2.%3"/>
      <w:lvlJc w:val="left"/>
      <w:pPr>
        <w:tabs>
          <w:tab w:val="num" w:pos="1276"/>
        </w:tabs>
        <w:ind w:left="1276" w:hanging="567"/>
      </w:pPr>
    </w:lvl>
    <w:lvl w:ilvl="3" w:tplc="EF3447A4">
      <w:start w:val="1"/>
      <w:numFmt w:val="decimal"/>
      <w:lvlText w:val="%1.%2.%3.%4"/>
      <w:lvlJc w:val="left"/>
      <w:pPr>
        <w:tabs>
          <w:tab w:val="num" w:pos="397"/>
        </w:tabs>
        <w:ind w:left="397" w:hanging="397"/>
      </w:pPr>
    </w:lvl>
    <w:lvl w:ilvl="4" w:tplc="DF6CD390">
      <w:start w:val="1"/>
      <w:numFmt w:val="decimal"/>
      <w:lvlText w:val="%1.%2.%3.%4.%5"/>
      <w:lvlJc w:val="left"/>
      <w:pPr>
        <w:tabs>
          <w:tab w:val="num" w:pos="397"/>
        </w:tabs>
        <w:ind w:left="397" w:hanging="397"/>
      </w:pPr>
    </w:lvl>
    <w:lvl w:ilvl="5" w:tplc="C61000B4">
      <w:start w:val="1"/>
      <w:numFmt w:val="decimal"/>
      <w:lvlText w:val="%1.%2.%3.%4.%5.%6"/>
      <w:lvlJc w:val="left"/>
      <w:pPr>
        <w:tabs>
          <w:tab w:val="num" w:pos="397"/>
        </w:tabs>
        <w:ind w:left="397" w:hanging="397"/>
      </w:pPr>
    </w:lvl>
    <w:lvl w:ilvl="6" w:tplc="6B6EE7CC">
      <w:start w:val="1"/>
      <w:numFmt w:val="decimal"/>
      <w:lvlText w:val="%1.%2.%3.%4.%5.%6.%7"/>
      <w:lvlJc w:val="left"/>
      <w:pPr>
        <w:tabs>
          <w:tab w:val="num" w:pos="397"/>
        </w:tabs>
        <w:ind w:left="397" w:hanging="397"/>
      </w:pPr>
    </w:lvl>
    <w:lvl w:ilvl="7" w:tplc="2C169704">
      <w:start w:val="1"/>
      <w:numFmt w:val="decimal"/>
      <w:lvlText w:val="%1.%2.%3.%4.%5.%6.%7.%8"/>
      <w:lvlJc w:val="left"/>
      <w:pPr>
        <w:tabs>
          <w:tab w:val="num" w:pos="397"/>
        </w:tabs>
        <w:ind w:left="397" w:hanging="397"/>
      </w:pPr>
    </w:lvl>
    <w:lvl w:ilvl="8" w:tplc="F3A8FA2A">
      <w:start w:val="1"/>
      <w:numFmt w:val="decimal"/>
      <w:lvlText w:val="%1.%2.%3.%4.%5.%6.%7.%8.%9"/>
      <w:lvlJc w:val="left"/>
      <w:pPr>
        <w:tabs>
          <w:tab w:val="num" w:pos="397"/>
        </w:tabs>
        <w:ind w:left="397" w:hanging="397"/>
      </w:pPr>
    </w:lvl>
  </w:abstractNum>
  <w:num w:numId="1">
    <w:abstractNumId w:val="14"/>
  </w:num>
  <w:num w:numId="2">
    <w:abstractNumId w:val="4"/>
  </w:num>
  <w:num w:numId="3">
    <w:abstractNumId w:val="12"/>
  </w:num>
  <w:num w:numId="4">
    <w:abstractNumId w:val="32"/>
  </w:num>
  <w:num w:numId="5">
    <w:abstractNumId w:val="7"/>
  </w:num>
  <w:num w:numId="6">
    <w:abstractNumId w:val="28"/>
  </w:num>
  <w:num w:numId="7">
    <w:abstractNumId w:val="8"/>
  </w:num>
  <w:num w:numId="8">
    <w:abstractNumId w:val="16"/>
  </w:num>
  <w:num w:numId="9">
    <w:abstractNumId w:val="0"/>
  </w:num>
  <w:num w:numId="10">
    <w:abstractNumId w:val="6"/>
  </w:num>
  <w:num w:numId="11">
    <w:abstractNumId w:val="29"/>
  </w:num>
  <w:num w:numId="12">
    <w:abstractNumId w:val="10"/>
  </w:num>
  <w:num w:numId="13">
    <w:abstractNumId w:val="23"/>
  </w:num>
  <w:num w:numId="14">
    <w:abstractNumId w:val="1"/>
  </w:num>
  <w:num w:numId="15">
    <w:abstractNumId w:val="27"/>
  </w:num>
  <w:num w:numId="16">
    <w:abstractNumId w:val="25"/>
  </w:num>
  <w:num w:numId="17">
    <w:abstractNumId w:val="2"/>
  </w:num>
  <w:num w:numId="18">
    <w:abstractNumId w:val="24"/>
  </w:num>
  <w:num w:numId="19">
    <w:abstractNumId w:val="3"/>
  </w:num>
  <w:num w:numId="20">
    <w:abstractNumId w:val="13"/>
  </w:num>
  <w:num w:numId="21">
    <w:abstractNumId w:val="20"/>
  </w:num>
  <w:num w:numId="22">
    <w:abstractNumId w:val="17"/>
  </w:num>
  <w:num w:numId="23">
    <w:abstractNumId w:val="26"/>
  </w:num>
  <w:num w:numId="24">
    <w:abstractNumId w:val="11"/>
  </w:num>
  <w:num w:numId="25">
    <w:abstractNumId w:val="18"/>
  </w:num>
  <w:num w:numId="26">
    <w:abstractNumId w:val="19"/>
  </w:num>
  <w:num w:numId="27">
    <w:abstractNumId w:val="22"/>
  </w:num>
  <w:num w:numId="28">
    <w:abstractNumId w:val="15"/>
  </w:num>
  <w:num w:numId="29">
    <w:abstractNumId w:val="30"/>
  </w:num>
  <w:num w:numId="30">
    <w:abstractNumId w:val="5"/>
  </w:num>
  <w:num w:numId="31">
    <w:abstractNumId w:val="9"/>
  </w:num>
  <w:num w:numId="32">
    <w:abstractNumId w:val="31"/>
  </w:num>
  <w:num w:numId="33">
    <w:abstractNumId w:val="21"/>
  </w:num>
  <w:numIdMacAtCleanup w:val="3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lerck, Irene van">
    <w15:presenceInfo w15:providerId="AD" w15:userId="S::blerck.i@buas.nl::a459afc0-a645-4902-97f4-db4ffab93732"/>
  </w15:person>
  <w15:person w15:author="Bhushan, Nitin">
    <w15:presenceInfo w15:providerId="AD" w15:userId="S::bhushan.n@buas.nl::b70ad1ac-80f8-452d-97e3-49086ae68978"/>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p14">
  <w:zoom w:percent="100"/>
  <w:attachedTemplate r:id="rId1"/>
  <w:stylePaneFormatFilter w:val="9204" w:allStyles="0" w:customStyles="0" w:latentStyles="1" w:stylesInUse="0" w:headingStyles="0" w:numberingStyles="0" w:tableStyles="0" w:directFormattingOnRuns="0" w:directFormattingOnParagraphs="1" w:directFormattingOnNumbering="0" w:directFormattingOnTables="0" w:clearFormatting="1" w:top3HeadingStyles="0" w:visibleStyles="0" w:alternateStyleNames="1"/>
  <w:stylePaneSortMethod w:val="0003"/>
  <w:trackRevisions w:val="false"/>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D27DC"/>
    <w:rsid w:val="00003994"/>
    <w:rsid w:val="000048C7"/>
    <w:rsid w:val="00006312"/>
    <w:rsid w:val="000110A7"/>
    <w:rsid w:val="000116F3"/>
    <w:rsid w:val="00013793"/>
    <w:rsid w:val="000139F5"/>
    <w:rsid w:val="00013C24"/>
    <w:rsid w:val="0001456D"/>
    <w:rsid w:val="000158C9"/>
    <w:rsid w:val="00017729"/>
    <w:rsid w:val="00021192"/>
    <w:rsid w:val="0002235D"/>
    <w:rsid w:val="00022E0D"/>
    <w:rsid w:val="000232D4"/>
    <w:rsid w:val="00023D53"/>
    <w:rsid w:val="00025C1A"/>
    <w:rsid w:val="0002651A"/>
    <w:rsid w:val="00030B38"/>
    <w:rsid w:val="00031D21"/>
    <w:rsid w:val="000320A8"/>
    <w:rsid w:val="000321D1"/>
    <w:rsid w:val="00032F0C"/>
    <w:rsid w:val="000353AC"/>
    <w:rsid w:val="00035A14"/>
    <w:rsid w:val="00035CE3"/>
    <w:rsid w:val="00036D01"/>
    <w:rsid w:val="000375C1"/>
    <w:rsid w:val="00037636"/>
    <w:rsid w:val="00037647"/>
    <w:rsid w:val="00037F81"/>
    <w:rsid w:val="000426E8"/>
    <w:rsid w:val="00042E72"/>
    <w:rsid w:val="00043508"/>
    <w:rsid w:val="00043DEB"/>
    <w:rsid w:val="00045205"/>
    <w:rsid w:val="00050017"/>
    <w:rsid w:val="000513EE"/>
    <w:rsid w:val="00051776"/>
    <w:rsid w:val="00052B73"/>
    <w:rsid w:val="000531CD"/>
    <w:rsid w:val="000539C6"/>
    <w:rsid w:val="00054F72"/>
    <w:rsid w:val="000553A8"/>
    <w:rsid w:val="00055ADF"/>
    <w:rsid w:val="00055D32"/>
    <w:rsid w:val="00055F25"/>
    <w:rsid w:val="0006096F"/>
    <w:rsid w:val="00061C1C"/>
    <w:rsid w:val="00063714"/>
    <w:rsid w:val="00064F43"/>
    <w:rsid w:val="0006648F"/>
    <w:rsid w:val="00071CF3"/>
    <w:rsid w:val="00071E73"/>
    <w:rsid w:val="0007211F"/>
    <w:rsid w:val="000728F5"/>
    <w:rsid w:val="00074A9F"/>
    <w:rsid w:val="0007508A"/>
    <w:rsid w:val="00075496"/>
    <w:rsid w:val="000759B9"/>
    <w:rsid w:val="00076C50"/>
    <w:rsid w:val="000818FB"/>
    <w:rsid w:val="000824EC"/>
    <w:rsid w:val="0008263B"/>
    <w:rsid w:val="0008491D"/>
    <w:rsid w:val="00085ED7"/>
    <w:rsid w:val="00086CEF"/>
    <w:rsid w:val="00091197"/>
    <w:rsid w:val="00091406"/>
    <w:rsid w:val="0009244B"/>
    <w:rsid w:val="00093F88"/>
    <w:rsid w:val="000953CC"/>
    <w:rsid w:val="00096156"/>
    <w:rsid w:val="00096514"/>
    <w:rsid w:val="00096E32"/>
    <w:rsid w:val="00097138"/>
    <w:rsid w:val="00097987"/>
    <w:rsid w:val="000A0985"/>
    <w:rsid w:val="000A2E31"/>
    <w:rsid w:val="000A3332"/>
    <w:rsid w:val="000A64BF"/>
    <w:rsid w:val="000A6774"/>
    <w:rsid w:val="000A6F3D"/>
    <w:rsid w:val="000B0679"/>
    <w:rsid w:val="000B0946"/>
    <w:rsid w:val="000B2CBD"/>
    <w:rsid w:val="000B3999"/>
    <w:rsid w:val="000B48A0"/>
    <w:rsid w:val="000B5049"/>
    <w:rsid w:val="000B5E2A"/>
    <w:rsid w:val="000B659A"/>
    <w:rsid w:val="000C050D"/>
    <w:rsid w:val="000C1D8E"/>
    <w:rsid w:val="000C2B78"/>
    <w:rsid w:val="000C3D1C"/>
    <w:rsid w:val="000C3D72"/>
    <w:rsid w:val="000C4827"/>
    <w:rsid w:val="000C4D10"/>
    <w:rsid w:val="000C5332"/>
    <w:rsid w:val="000C562C"/>
    <w:rsid w:val="000C6A76"/>
    <w:rsid w:val="000C6BC7"/>
    <w:rsid w:val="000C7457"/>
    <w:rsid w:val="000C7674"/>
    <w:rsid w:val="000C7FBD"/>
    <w:rsid w:val="000D0A88"/>
    <w:rsid w:val="000D23B4"/>
    <w:rsid w:val="000D32E8"/>
    <w:rsid w:val="000D3345"/>
    <w:rsid w:val="000D37ED"/>
    <w:rsid w:val="000D3801"/>
    <w:rsid w:val="000D3ECE"/>
    <w:rsid w:val="000D497F"/>
    <w:rsid w:val="000D66A5"/>
    <w:rsid w:val="000D7425"/>
    <w:rsid w:val="000D7831"/>
    <w:rsid w:val="000E352E"/>
    <w:rsid w:val="000E3589"/>
    <w:rsid w:val="000E3E22"/>
    <w:rsid w:val="000E5DAD"/>
    <w:rsid w:val="000E61D1"/>
    <w:rsid w:val="000E719A"/>
    <w:rsid w:val="000F04EC"/>
    <w:rsid w:val="000F0ECC"/>
    <w:rsid w:val="000F3105"/>
    <w:rsid w:val="000F429D"/>
    <w:rsid w:val="000F468A"/>
    <w:rsid w:val="000F76BC"/>
    <w:rsid w:val="00101177"/>
    <w:rsid w:val="00107990"/>
    <w:rsid w:val="00111233"/>
    <w:rsid w:val="00111E4A"/>
    <w:rsid w:val="001128A8"/>
    <w:rsid w:val="00113645"/>
    <w:rsid w:val="0011377E"/>
    <w:rsid w:val="00113E08"/>
    <w:rsid w:val="001140B7"/>
    <w:rsid w:val="00116E26"/>
    <w:rsid w:val="00117354"/>
    <w:rsid w:val="00117826"/>
    <w:rsid w:val="0012059B"/>
    <w:rsid w:val="001208EA"/>
    <w:rsid w:val="00120AC0"/>
    <w:rsid w:val="00120DE7"/>
    <w:rsid w:val="00121737"/>
    <w:rsid w:val="0012239E"/>
    <w:rsid w:val="001230D1"/>
    <w:rsid w:val="001234B9"/>
    <w:rsid w:val="001265EA"/>
    <w:rsid w:val="00130754"/>
    <w:rsid w:val="001317EA"/>
    <w:rsid w:val="00131994"/>
    <w:rsid w:val="00134FC8"/>
    <w:rsid w:val="001354AA"/>
    <w:rsid w:val="00135C02"/>
    <w:rsid w:val="00136B30"/>
    <w:rsid w:val="00141D46"/>
    <w:rsid w:val="00142914"/>
    <w:rsid w:val="001438FF"/>
    <w:rsid w:val="00143AEA"/>
    <w:rsid w:val="00144430"/>
    <w:rsid w:val="00144741"/>
    <w:rsid w:val="00144CDC"/>
    <w:rsid w:val="00144FF8"/>
    <w:rsid w:val="001453CE"/>
    <w:rsid w:val="00145596"/>
    <w:rsid w:val="001457B2"/>
    <w:rsid w:val="00145D27"/>
    <w:rsid w:val="0014618A"/>
    <w:rsid w:val="001465DE"/>
    <w:rsid w:val="00150D5A"/>
    <w:rsid w:val="001548F0"/>
    <w:rsid w:val="00154B2E"/>
    <w:rsid w:val="00155965"/>
    <w:rsid w:val="001566C0"/>
    <w:rsid w:val="001570A9"/>
    <w:rsid w:val="00157B81"/>
    <w:rsid w:val="00160D3E"/>
    <w:rsid w:val="0016176E"/>
    <w:rsid w:val="00162F08"/>
    <w:rsid w:val="00164165"/>
    <w:rsid w:val="001646C1"/>
    <w:rsid w:val="00165AE7"/>
    <w:rsid w:val="00165AEF"/>
    <w:rsid w:val="001704E2"/>
    <w:rsid w:val="001708FE"/>
    <w:rsid w:val="0017272A"/>
    <w:rsid w:val="00172B85"/>
    <w:rsid w:val="001746ED"/>
    <w:rsid w:val="001777C9"/>
    <w:rsid w:val="00177A25"/>
    <w:rsid w:val="00180C8E"/>
    <w:rsid w:val="00181205"/>
    <w:rsid w:val="00181B91"/>
    <w:rsid w:val="00181C5D"/>
    <w:rsid w:val="001823C0"/>
    <w:rsid w:val="001844AF"/>
    <w:rsid w:val="0018467E"/>
    <w:rsid w:val="00184B4D"/>
    <w:rsid w:val="00185994"/>
    <w:rsid w:val="00186C7E"/>
    <w:rsid w:val="001877C7"/>
    <w:rsid w:val="00187E82"/>
    <w:rsid w:val="001914E3"/>
    <w:rsid w:val="001915E2"/>
    <w:rsid w:val="0019188B"/>
    <w:rsid w:val="00195E84"/>
    <w:rsid w:val="00197B13"/>
    <w:rsid w:val="001A1C98"/>
    <w:rsid w:val="001A231C"/>
    <w:rsid w:val="001A29C5"/>
    <w:rsid w:val="001A420E"/>
    <w:rsid w:val="001A6862"/>
    <w:rsid w:val="001A69B2"/>
    <w:rsid w:val="001A6C90"/>
    <w:rsid w:val="001A6E7B"/>
    <w:rsid w:val="001A705B"/>
    <w:rsid w:val="001B01D6"/>
    <w:rsid w:val="001B04CC"/>
    <w:rsid w:val="001B08FA"/>
    <w:rsid w:val="001B1C80"/>
    <w:rsid w:val="001B1EDE"/>
    <w:rsid w:val="001B23F2"/>
    <w:rsid w:val="001B24AF"/>
    <w:rsid w:val="001B2E5C"/>
    <w:rsid w:val="001B37E1"/>
    <w:rsid w:val="001B411D"/>
    <w:rsid w:val="001B4BC8"/>
    <w:rsid w:val="001B4EF6"/>
    <w:rsid w:val="001B54AF"/>
    <w:rsid w:val="001B57DA"/>
    <w:rsid w:val="001B72C7"/>
    <w:rsid w:val="001B7B13"/>
    <w:rsid w:val="001B7E13"/>
    <w:rsid w:val="001C10CA"/>
    <w:rsid w:val="001C1621"/>
    <w:rsid w:val="001C25C5"/>
    <w:rsid w:val="001C306C"/>
    <w:rsid w:val="001C3633"/>
    <w:rsid w:val="001C3774"/>
    <w:rsid w:val="001C4BEA"/>
    <w:rsid w:val="001C5CF1"/>
    <w:rsid w:val="001C6F2C"/>
    <w:rsid w:val="001C7EB4"/>
    <w:rsid w:val="001D2AA1"/>
    <w:rsid w:val="001D34E1"/>
    <w:rsid w:val="001D4517"/>
    <w:rsid w:val="001D4E5D"/>
    <w:rsid w:val="001D4F8D"/>
    <w:rsid w:val="001D68DE"/>
    <w:rsid w:val="001E0002"/>
    <w:rsid w:val="001E47FD"/>
    <w:rsid w:val="001E5E5C"/>
    <w:rsid w:val="001F21A8"/>
    <w:rsid w:val="001F49A0"/>
    <w:rsid w:val="001F4CED"/>
    <w:rsid w:val="001F4DE7"/>
    <w:rsid w:val="001F540F"/>
    <w:rsid w:val="001F6F58"/>
    <w:rsid w:val="001F771A"/>
    <w:rsid w:val="001F792C"/>
    <w:rsid w:val="002000C0"/>
    <w:rsid w:val="002012A5"/>
    <w:rsid w:val="002040F2"/>
    <w:rsid w:val="00204330"/>
    <w:rsid w:val="00205700"/>
    <w:rsid w:val="00205B36"/>
    <w:rsid w:val="002060B0"/>
    <w:rsid w:val="00206BE4"/>
    <w:rsid w:val="0020766A"/>
    <w:rsid w:val="00207C67"/>
    <w:rsid w:val="00210972"/>
    <w:rsid w:val="002140AE"/>
    <w:rsid w:val="00215E86"/>
    <w:rsid w:val="002163A6"/>
    <w:rsid w:val="002169F3"/>
    <w:rsid w:val="00216A1A"/>
    <w:rsid w:val="00217847"/>
    <w:rsid w:val="002207FE"/>
    <w:rsid w:val="00223879"/>
    <w:rsid w:val="00223B91"/>
    <w:rsid w:val="00223D3D"/>
    <w:rsid w:val="0022415B"/>
    <w:rsid w:val="00225F11"/>
    <w:rsid w:val="00226F2A"/>
    <w:rsid w:val="00227658"/>
    <w:rsid w:val="00227880"/>
    <w:rsid w:val="00227CD7"/>
    <w:rsid w:val="00227E9F"/>
    <w:rsid w:val="00233222"/>
    <w:rsid w:val="00233B87"/>
    <w:rsid w:val="00233DDF"/>
    <w:rsid w:val="00234C13"/>
    <w:rsid w:val="00234F1F"/>
    <w:rsid w:val="0023641F"/>
    <w:rsid w:val="00237145"/>
    <w:rsid w:val="002376C6"/>
    <w:rsid w:val="00240AFC"/>
    <w:rsid w:val="00240D70"/>
    <w:rsid w:val="002419AF"/>
    <w:rsid w:val="002427F5"/>
    <w:rsid w:val="00242E35"/>
    <w:rsid w:val="00243E87"/>
    <w:rsid w:val="00246B51"/>
    <w:rsid w:val="00247AF2"/>
    <w:rsid w:val="00250232"/>
    <w:rsid w:val="00250637"/>
    <w:rsid w:val="00250F5B"/>
    <w:rsid w:val="0025140E"/>
    <w:rsid w:val="00252926"/>
    <w:rsid w:val="002544E3"/>
    <w:rsid w:val="0025500C"/>
    <w:rsid w:val="0025538B"/>
    <w:rsid w:val="00255976"/>
    <w:rsid w:val="00255C76"/>
    <w:rsid w:val="00255EC5"/>
    <w:rsid w:val="0025632F"/>
    <w:rsid w:val="0026038A"/>
    <w:rsid w:val="00260DCD"/>
    <w:rsid w:val="00261806"/>
    <w:rsid w:val="00261B09"/>
    <w:rsid w:val="00262248"/>
    <w:rsid w:val="00263178"/>
    <w:rsid w:val="00263DA3"/>
    <w:rsid w:val="00264999"/>
    <w:rsid w:val="00265BC8"/>
    <w:rsid w:val="00265F84"/>
    <w:rsid w:val="0026607C"/>
    <w:rsid w:val="00267149"/>
    <w:rsid w:val="00270C1A"/>
    <w:rsid w:val="00272DD4"/>
    <w:rsid w:val="002803B9"/>
    <w:rsid w:val="00280BD8"/>
    <w:rsid w:val="00281BAE"/>
    <w:rsid w:val="00282224"/>
    <w:rsid w:val="0028462E"/>
    <w:rsid w:val="00284E73"/>
    <w:rsid w:val="00286704"/>
    <w:rsid w:val="0029060E"/>
    <w:rsid w:val="00290C2E"/>
    <w:rsid w:val="002917CA"/>
    <w:rsid w:val="002921C1"/>
    <w:rsid w:val="00293D08"/>
    <w:rsid w:val="00293EAB"/>
    <w:rsid w:val="00295038"/>
    <w:rsid w:val="002950AE"/>
    <w:rsid w:val="002950B7"/>
    <w:rsid w:val="002963FB"/>
    <w:rsid w:val="00296AA3"/>
    <w:rsid w:val="002A00DD"/>
    <w:rsid w:val="002A2642"/>
    <w:rsid w:val="002A4872"/>
    <w:rsid w:val="002A49A1"/>
    <w:rsid w:val="002A6D1E"/>
    <w:rsid w:val="002A6FB3"/>
    <w:rsid w:val="002A7FD4"/>
    <w:rsid w:val="002B0A99"/>
    <w:rsid w:val="002B0CC1"/>
    <w:rsid w:val="002B20A5"/>
    <w:rsid w:val="002B3F8D"/>
    <w:rsid w:val="002B4D82"/>
    <w:rsid w:val="002B54E8"/>
    <w:rsid w:val="002B5837"/>
    <w:rsid w:val="002B5A5E"/>
    <w:rsid w:val="002B6E2D"/>
    <w:rsid w:val="002B7588"/>
    <w:rsid w:val="002C05B3"/>
    <w:rsid w:val="002C1995"/>
    <w:rsid w:val="002C1AFD"/>
    <w:rsid w:val="002C1D5F"/>
    <w:rsid w:val="002C29AD"/>
    <w:rsid w:val="002C2F7E"/>
    <w:rsid w:val="002C2FF7"/>
    <w:rsid w:val="002C383B"/>
    <w:rsid w:val="002C73D5"/>
    <w:rsid w:val="002C7A73"/>
    <w:rsid w:val="002C7AAF"/>
    <w:rsid w:val="002C7B34"/>
    <w:rsid w:val="002D1980"/>
    <w:rsid w:val="002D2857"/>
    <w:rsid w:val="002D2BD1"/>
    <w:rsid w:val="002D3A0F"/>
    <w:rsid w:val="002D3E60"/>
    <w:rsid w:val="002D400A"/>
    <w:rsid w:val="002D44A4"/>
    <w:rsid w:val="002D4D57"/>
    <w:rsid w:val="002D607B"/>
    <w:rsid w:val="002D6FA4"/>
    <w:rsid w:val="002E1B2A"/>
    <w:rsid w:val="002E508F"/>
    <w:rsid w:val="002E6B64"/>
    <w:rsid w:val="002F0BD2"/>
    <w:rsid w:val="002F3741"/>
    <w:rsid w:val="002F57EE"/>
    <w:rsid w:val="002F7665"/>
    <w:rsid w:val="002F7A16"/>
    <w:rsid w:val="00301931"/>
    <w:rsid w:val="00301A76"/>
    <w:rsid w:val="00301D05"/>
    <w:rsid w:val="00302124"/>
    <w:rsid w:val="003025B6"/>
    <w:rsid w:val="00302947"/>
    <w:rsid w:val="00303262"/>
    <w:rsid w:val="00303B42"/>
    <w:rsid w:val="00305208"/>
    <w:rsid w:val="00307118"/>
    <w:rsid w:val="003074B1"/>
    <w:rsid w:val="00307931"/>
    <w:rsid w:val="0031109D"/>
    <w:rsid w:val="00311E16"/>
    <w:rsid w:val="00312921"/>
    <w:rsid w:val="003131C0"/>
    <w:rsid w:val="003148BC"/>
    <w:rsid w:val="00315D16"/>
    <w:rsid w:val="00316D1B"/>
    <w:rsid w:val="003170BF"/>
    <w:rsid w:val="003176FB"/>
    <w:rsid w:val="00317C5F"/>
    <w:rsid w:val="00320ED9"/>
    <w:rsid w:val="003219FB"/>
    <w:rsid w:val="00321A33"/>
    <w:rsid w:val="00321B5C"/>
    <w:rsid w:val="00321F4E"/>
    <w:rsid w:val="00322033"/>
    <w:rsid w:val="0032344E"/>
    <w:rsid w:val="003236C5"/>
    <w:rsid w:val="00323753"/>
    <w:rsid w:val="00323D18"/>
    <w:rsid w:val="00325846"/>
    <w:rsid w:val="00327562"/>
    <w:rsid w:val="003301CB"/>
    <w:rsid w:val="003315E8"/>
    <w:rsid w:val="003330BD"/>
    <w:rsid w:val="0033362E"/>
    <w:rsid w:val="003336F7"/>
    <w:rsid w:val="003342CE"/>
    <w:rsid w:val="003360F0"/>
    <w:rsid w:val="00336E6F"/>
    <w:rsid w:val="0033707F"/>
    <w:rsid w:val="00340359"/>
    <w:rsid w:val="00341941"/>
    <w:rsid w:val="00341B58"/>
    <w:rsid w:val="00342174"/>
    <w:rsid w:val="00342339"/>
    <w:rsid w:val="003454CE"/>
    <w:rsid w:val="0034620C"/>
    <w:rsid w:val="003464F9"/>
    <w:rsid w:val="00347501"/>
    <w:rsid w:val="00350987"/>
    <w:rsid w:val="00350DAF"/>
    <w:rsid w:val="003515AC"/>
    <w:rsid w:val="00351AD5"/>
    <w:rsid w:val="00352705"/>
    <w:rsid w:val="00352A9D"/>
    <w:rsid w:val="003542B7"/>
    <w:rsid w:val="00355FAC"/>
    <w:rsid w:val="00362A1B"/>
    <w:rsid w:val="00362CA3"/>
    <w:rsid w:val="0036321F"/>
    <w:rsid w:val="003632F8"/>
    <w:rsid w:val="003634BC"/>
    <w:rsid w:val="003645EC"/>
    <w:rsid w:val="003647A8"/>
    <w:rsid w:val="0036490D"/>
    <w:rsid w:val="00365E6E"/>
    <w:rsid w:val="00365EC3"/>
    <w:rsid w:val="00366C0F"/>
    <w:rsid w:val="00367C36"/>
    <w:rsid w:val="00371800"/>
    <w:rsid w:val="00371E54"/>
    <w:rsid w:val="003724B3"/>
    <w:rsid w:val="00372FAD"/>
    <w:rsid w:val="00373A54"/>
    <w:rsid w:val="00373B2E"/>
    <w:rsid w:val="00373E54"/>
    <w:rsid w:val="00374401"/>
    <w:rsid w:val="00375298"/>
    <w:rsid w:val="00375ABA"/>
    <w:rsid w:val="003765B3"/>
    <w:rsid w:val="00377FFC"/>
    <w:rsid w:val="00380E81"/>
    <w:rsid w:val="00381176"/>
    <w:rsid w:val="00381354"/>
    <w:rsid w:val="00381996"/>
    <w:rsid w:val="00382C7D"/>
    <w:rsid w:val="00383C06"/>
    <w:rsid w:val="00384BA5"/>
    <w:rsid w:val="00386239"/>
    <w:rsid w:val="0038738B"/>
    <w:rsid w:val="003913CD"/>
    <w:rsid w:val="0039159C"/>
    <w:rsid w:val="003919A2"/>
    <w:rsid w:val="0039237C"/>
    <w:rsid w:val="00392F1A"/>
    <w:rsid w:val="00394144"/>
    <w:rsid w:val="00394214"/>
    <w:rsid w:val="00395453"/>
    <w:rsid w:val="003962FB"/>
    <w:rsid w:val="0039724C"/>
    <w:rsid w:val="003A1018"/>
    <w:rsid w:val="003A22BB"/>
    <w:rsid w:val="003A3393"/>
    <w:rsid w:val="003A3670"/>
    <w:rsid w:val="003A4617"/>
    <w:rsid w:val="003A5DAF"/>
    <w:rsid w:val="003A77FB"/>
    <w:rsid w:val="003B247A"/>
    <w:rsid w:val="003B3760"/>
    <w:rsid w:val="003B4364"/>
    <w:rsid w:val="003B4C4E"/>
    <w:rsid w:val="003B6A78"/>
    <w:rsid w:val="003B768B"/>
    <w:rsid w:val="003C0293"/>
    <w:rsid w:val="003C08A5"/>
    <w:rsid w:val="003C25B9"/>
    <w:rsid w:val="003C302D"/>
    <w:rsid w:val="003C31AB"/>
    <w:rsid w:val="003C391B"/>
    <w:rsid w:val="003C3C95"/>
    <w:rsid w:val="003C501B"/>
    <w:rsid w:val="003C591B"/>
    <w:rsid w:val="003C694E"/>
    <w:rsid w:val="003C7383"/>
    <w:rsid w:val="003D0125"/>
    <w:rsid w:val="003D0232"/>
    <w:rsid w:val="003D0994"/>
    <w:rsid w:val="003D0B37"/>
    <w:rsid w:val="003D190D"/>
    <w:rsid w:val="003D21A6"/>
    <w:rsid w:val="003D3792"/>
    <w:rsid w:val="003D4022"/>
    <w:rsid w:val="003D45A6"/>
    <w:rsid w:val="003D4FB6"/>
    <w:rsid w:val="003D51DA"/>
    <w:rsid w:val="003D6782"/>
    <w:rsid w:val="003E08B6"/>
    <w:rsid w:val="003E0F94"/>
    <w:rsid w:val="003E13F3"/>
    <w:rsid w:val="003E1AC6"/>
    <w:rsid w:val="003E1E77"/>
    <w:rsid w:val="003E221D"/>
    <w:rsid w:val="003E22FD"/>
    <w:rsid w:val="003E35F6"/>
    <w:rsid w:val="003E39FB"/>
    <w:rsid w:val="003E4177"/>
    <w:rsid w:val="003E4EDB"/>
    <w:rsid w:val="003E5394"/>
    <w:rsid w:val="003E540A"/>
    <w:rsid w:val="003E7648"/>
    <w:rsid w:val="003E7E05"/>
    <w:rsid w:val="003F1589"/>
    <w:rsid w:val="003F1F78"/>
    <w:rsid w:val="003F29F5"/>
    <w:rsid w:val="003F3A63"/>
    <w:rsid w:val="003F4882"/>
    <w:rsid w:val="003F4D5F"/>
    <w:rsid w:val="003F5339"/>
    <w:rsid w:val="003F7966"/>
    <w:rsid w:val="0040136E"/>
    <w:rsid w:val="00401B1E"/>
    <w:rsid w:val="0040321D"/>
    <w:rsid w:val="0040357B"/>
    <w:rsid w:val="00404032"/>
    <w:rsid w:val="00404A67"/>
    <w:rsid w:val="00404B73"/>
    <w:rsid w:val="0040787E"/>
    <w:rsid w:val="0041098C"/>
    <w:rsid w:val="00410DC3"/>
    <w:rsid w:val="00411796"/>
    <w:rsid w:val="004151DC"/>
    <w:rsid w:val="004208B9"/>
    <w:rsid w:val="004216F2"/>
    <w:rsid w:val="004220C4"/>
    <w:rsid w:val="00423735"/>
    <w:rsid w:val="0042403B"/>
    <w:rsid w:val="00424153"/>
    <w:rsid w:val="004267AE"/>
    <w:rsid w:val="004277A3"/>
    <w:rsid w:val="00430208"/>
    <w:rsid w:val="00434860"/>
    <w:rsid w:val="004351EB"/>
    <w:rsid w:val="004363C6"/>
    <w:rsid w:val="0043663D"/>
    <w:rsid w:val="00440DEC"/>
    <w:rsid w:val="004410C2"/>
    <w:rsid w:val="004415DA"/>
    <w:rsid w:val="004416A0"/>
    <w:rsid w:val="00442C2B"/>
    <w:rsid w:val="00443116"/>
    <w:rsid w:val="00443A71"/>
    <w:rsid w:val="004448EA"/>
    <w:rsid w:val="00444AFC"/>
    <w:rsid w:val="004455BF"/>
    <w:rsid w:val="00447E04"/>
    <w:rsid w:val="00447FBE"/>
    <w:rsid w:val="004500DF"/>
    <w:rsid w:val="0045037C"/>
    <w:rsid w:val="0045084F"/>
    <w:rsid w:val="00451615"/>
    <w:rsid w:val="00451A7F"/>
    <w:rsid w:val="00452B03"/>
    <w:rsid w:val="00452BDE"/>
    <w:rsid w:val="00452D34"/>
    <w:rsid w:val="00454195"/>
    <w:rsid w:val="004546EF"/>
    <w:rsid w:val="0045491E"/>
    <w:rsid w:val="00454BEF"/>
    <w:rsid w:val="00455831"/>
    <w:rsid w:val="00455C54"/>
    <w:rsid w:val="00455FB4"/>
    <w:rsid w:val="004562B9"/>
    <w:rsid w:val="0045765C"/>
    <w:rsid w:val="004609B1"/>
    <w:rsid w:val="00460ED3"/>
    <w:rsid w:val="004615AC"/>
    <w:rsid w:val="00464A7B"/>
    <w:rsid w:val="004660F7"/>
    <w:rsid w:val="0046660D"/>
    <w:rsid w:val="004668B7"/>
    <w:rsid w:val="00467220"/>
    <w:rsid w:val="0046788B"/>
    <w:rsid w:val="00467F73"/>
    <w:rsid w:val="004700BB"/>
    <w:rsid w:val="00472678"/>
    <w:rsid w:val="00472FF5"/>
    <w:rsid w:val="00473A35"/>
    <w:rsid w:val="00474C04"/>
    <w:rsid w:val="004753FE"/>
    <w:rsid w:val="00476748"/>
    <w:rsid w:val="00476B0B"/>
    <w:rsid w:val="00476E4C"/>
    <w:rsid w:val="004826FF"/>
    <w:rsid w:val="00484BAF"/>
    <w:rsid w:val="00486DF4"/>
    <w:rsid w:val="00490BA3"/>
    <w:rsid w:val="004916B0"/>
    <w:rsid w:val="00494C7A"/>
    <w:rsid w:val="004958B0"/>
    <w:rsid w:val="00496C96"/>
    <w:rsid w:val="00497CA7"/>
    <w:rsid w:val="004A007C"/>
    <w:rsid w:val="004A0419"/>
    <w:rsid w:val="004A0A9D"/>
    <w:rsid w:val="004A11FE"/>
    <w:rsid w:val="004A18FA"/>
    <w:rsid w:val="004A1D37"/>
    <w:rsid w:val="004A3CC6"/>
    <w:rsid w:val="004A5357"/>
    <w:rsid w:val="004A5382"/>
    <w:rsid w:val="004A6336"/>
    <w:rsid w:val="004B1A5E"/>
    <w:rsid w:val="004B4563"/>
    <w:rsid w:val="004B479E"/>
    <w:rsid w:val="004B529E"/>
    <w:rsid w:val="004B58DD"/>
    <w:rsid w:val="004B6D61"/>
    <w:rsid w:val="004B77D3"/>
    <w:rsid w:val="004C05B2"/>
    <w:rsid w:val="004C108C"/>
    <w:rsid w:val="004C1D80"/>
    <w:rsid w:val="004C2EC7"/>
    <w:rsid w:val="004C4185"/>
    <w:rsid w:val="004C52CD"/>
    <w:rsid w:val="004C5800"/>
    <w:rsid w:val="004C5E81"/>
    <w:rsid w:val="004C61D2"/>
    <w:rsid w:val="004C65E7"/>
    <w:rsid w:val="004C6F38"/>
    <w:rsid w:val="004C75AB"/>
    <w:rsid w:val="004C75EE"/>
    <w:rsid w:val="004D007B"/>
    <w:rsid w:val="004D093B"/>
    <w:rsid w:val="004D11D8"/>
    <w:rsid w:val="004D24B7"/>
    <w:rsid w:val="004D28AD"/>
    <w:rsid w:val="004D402F"/>
    <w:rsid w:val="004D75F5"/>
    <w:rsid w:val="004E0286"/>
    <w:rsid w:val="004E04FF"/>
    <w:rsid w:val="004E0B61"/>
    <w:rsid w:val="004E1D8D"/>
    <w:rsid w:val="004E2C35"/>
    <w:rsid w:val="004E2D40"/>
    <w:rsid w:val="004E31BE"/>
    <w:rsid w:val="004E35A3"/>
    <w:rsid w:val="004E42ED"/>
    <w:rsid w:val="004E4743"/>
    <w:rsid w:val="004E4B27"/>
    <w:rsid w:val="004E58F0"/>
    <w:rsid w:val="004E6D53"/>
    <w:rsid w:val="004F1EBC"/>
    <w:rsid w:val="004F3511"/>
    <w:rsid w:val="004F5182"/>
    <w:rsid w:val="004F567B"/>
    <w:rsid w:val="004F6579"/>
    <w:rsid w:val="004F692B"/>
    <w:rsid w:val="004F6A32"/>
    <w:rsid w:val="004F7B79"/>
    <w:rsid w:val="005003AF"/>
    <w:rsid w:val="00500500"/>
    <w:rsid w:val="00500AEA"/>
    <w:rsid w:val="005011A2"/>
    <w:rsid w:val="00502684"/>
    <w:rsid w:val="00502CC8"/>
    <w:rsid w:val="0050374B"/>
    <w:rsid w:val="00503F04"/>
    <w:rsid w:val="00504AB4"/>
    <w:rsid w:val="005054C3"/>
    <w:rsid w:val="0050597D"/>
    <w:rsid w:val="005065D5"/>
    <w:rsid w:val="005066AC"/>
    <w:rsid w:val="00506D6B"/>
    <w:rsid w:val="00507787"/>
    <w:rsid w:val="00507EE7"/>
    <w:rsid w:val="00512384"/>
    <w:rsid w:val="005126F8"/>
    <w:rsid w:val="00513B2B"/>
    <w:rsid w:val="00514392"/>
    <w:rsid w:val="00514D9B"/>
    <w:rsid w:val="0051636C"/>
    <w:rsid w:val="005165F0"/>
    <w:rsid w:val="00516FF0"/>
    <w:rsid w:val="00517FF7"/>
    <w:rsid w:val="00523B54"/>
    <w:rsid w:val="00525D0A"/>
    <w:rsid w:val="0052673F"/>
    <w:rsid w:val="0052BCDE"/>
    <w:rsid w:val="00531340"/>
    <w:rsid w:val="00532B42"/>
    <w:rsid w:val="005344C3"/>
    <w:rsid w:val="005376D4"/>
    <w:rsid w:val="00540633"/>
    <w:rsid w:val="00540725"/>
    <w:rsid w:val="00540BA7"/>
    <w:rsid w:val="0054144C"/>
    <w:rsid w:val="005417BC"/>
    <w:rsid w:val="00542254"/>
    <w:rsid w:val="005429B2"/>
    <w:rsid w:val="005445D7"/>
    <w:rsid w:val="00546619"/>
    <w:rsid w:val="00546DDC"/>
    <w:rsid w:val="00546F8E"/>
    <w:rsid w:val="00546F97"/>
    <w:rsid w:val="005479B0"/>
    <w:rsid w:val="00547A28"/>
    <w:rsid w:val="00551563"/>
    <w:rsid w:val="0055159B"/>
    <w:rsid w:val="005518FD"/>
    <w:rsid w:val="005520E3"/>
    <w:rsid w:val="00553DAB"/>
    <w:rsid w:val="00553DC6"/>
    <w:rsid w:val="005542C7"/>
    <w:rsid w:val="005558C0"/>
    <w:rsid w:val="0055609D"/>
    <w:rsid w:val="005579E8"/>
    <w:rsid w:val="00560B41"/>
    <w:rsid w:val="005619D8"/>
    <w:rsid w:val="00561EA4"/>
    <w:rsid w:val="00562A14"/>
    <w:rsid w:val="0056305A"/>
    <w:rsid w:val="00564041"/>
    <w:rsid w:val="00564974"/>
    <w:rsid w:val="00566B54"/>
    <w:rsid w:val="00566B70"/>
    <w:rsid w:val="00566E18"/>
    <w:rsid w:val="00567C0D"/>
    <w:rsid w:val="00567F44"/>
    <w:rsid w:val="005708F4"/>
    <w:rsid w:val="005726D8"/>
    <w:rsid w:val="00572B0C"/>
    <w:rsid w:val="005738E8"/>
    <w:rsid w:val="00576BF7"/>
    <w:rsid w:val="005773B5"/>
    <w:rsid w:val="00577824"/>
    <w:rsid w:val="005805C8"/>
    <w:rsid w:val="005809E0"/>
    <w:rsid w:val="005843F7"/>
    <w:rsid w:val="00585284"/>
    <w:rsid w:val="00585D7D"/>
    <w:rsid w:val="00587063"/>
    <w:rsid w:val="0059025B"/>
    <w:rsid w:val="0059190A"/>
    <w:rsid w:val="00591E4D"/>
    <w:rsid w:val="00592277"/>
    <w:rsid w:val="00592CE6"/>
    <w:rsid w:val="00593BA6"/>
    <w:rsid w:val="00593FE3"/>
    <w:rsid w:val="00595318"/>
    <w:rsid w:val="00595ECD"/>
    <w:rsid w:val="005969DB"/>
    <w:rsid w:val="0059778D"/>
    <w:rsid w:val="005979C8"/>
    <w:rsid w:val="00597DE4"/>
    <w:rsid w:val="005A0102"/>
    <w:rsid w:val="005A0C21"/>
    <w:rsid w:val="005A2037"/>
    <w:rsid w:val="005A2F1C"/>
    <w:rsid w:val="005A3555"/>
    <w:rsid w:val="005A4805"/>
    <w:rsid w:val="005A5513"/>
    <w:rsid w:val="005A66DF"/>
    <w:rsid w:val="005A78F9"/>
    <w:rsid w:val="005A7C02"/>
    <w:rsid w:val="005B0DB8"/>
    <w:rsid w:val="005B1199"/>
    <w:rsid w:val="005B1A17"/>
    <w:rsid w:val="005B1BEC"/>
    <w:rsid w:val="005B255F"/>
    <w:rsid w:val="005B317A"/>
    <w:rsid w:val="005B3374"/>
    <w:rsid w:val="005B3711"/>
    <w:rsid w:val="005B4304"/>
    <w:rsid w:val="005B47B9"/>
    <w:rsid w:val="005B5BCE"/>
    <w:rsid w:val="005B655F"/>
    <w:rsid w:val="005B670A"/>
    <w:rsid w:val="005C0F47"/>
    <w:rsid w:val="005C30D7"/>
    <w:rsid w:val="005C344A"/>
    <w:rsid w:val="005C3F20"/>
    <w:rsid w:val="005C568B"/>
    <w:rsid w:val="005C65B3"/>
    <w:rsid w:val="005C7A06"/>
    <w:rsid w:val="005D209A"/>
    <w:rsid w:val="005D2809"/>
    <w:rsid w:val="005D3C72"/>
    <w:rsid w:val="005D3EC6"/>
    <w:rsid w:val="005D5143"/>
    <w:rsid w:val="005D5323"/>
    <w:rsid w:val="005D5422"/>
    <w:rsid w:val="005D5D58"/>
    <w:rsid w:val="005D628D"/>
    <w:rsid w:val="005D6346"/>
    <w:rsid w:val="005D706B"/>
    <w:rsid w:val="005E026A"/>
    <w:rsid w:val="005E0343"/>
    <w:rsid w:val="005E3771"/>
    <w:rsid w:val="005E3F9D"/>
    <w:rsid w:val="005E61F9"/>
    <w:rsid w:val="005E646B"/>
    <w:rsid w:val="005E6D8C"/>
    <w:rsid w:val="005E7A33"/>
    <w:rsid w:val="005F187D"/>
    <w:rsid w:val="005F1D60"/>
    <w:rsid w:val="005F458D"/>
    <w:rsid w:val="005F4E6A"/>
    <w:rsid w:val="00600779"/>
    <w:rsid w:val="00600CF5"/>
    <w:rsid w:val="0060104A"/>
    <w:rsid w:val="00601D28"/>
    <w:rsid w:val="00601E69"/>
    <w:rsid w:val="00602218"/>
    <w:rsid w:val="006035C0"/>
    <w:rsid w:val="00603A7A"/>
    <w:rsid w:val="006056B9"/>
    <w:rsid w:val="00605C92"/>
    <w:rsid w:val="006073D0"/>
    <w:rsid w:val="006075D4"/>
    <w:rsid w:val="006078D6"/>
    <w:rsid w:val="00610116"/>
    <w:rsid w:val="006106B3"/>
    <w:rsid w:val="00610A79"/>
    <w:rsid w:val="006121F7"/>
    <w:rsid w:val="006137EA"/>
    <w:rsid w:val="00613A04"/>
    <w:rsid w:val="00614283"/>
    <w:rsid w:val="00615198"/>
    <w:rsid w:val="006158FD"/>
    <w:rsid w:val="006159A2"/>
    <w:rsid w:val="00615C85"/>
    <w:rsid w:val="00615E60"/>
    <w:rsid w:val="00616E18"/>
    <w:rsid w:val="0061719C"/>
    <w:rsid w:val="00623802"/>
    <w:rsid w:val="00623EED"/>
    <w:rsid w:val="006242F9"/>
    <w:rsid w:val="00624FE9"/>
    <w:rsid w:val="0062602C"/>
    <w:rsid w:val="00627F5E"/>
    <w:rsid w:val="00630A79"/>
    <w:rsid w:val="006314D8"/>
    <w:rsid w:val="00632B37"/>
    <w:rsid w:val="0063309B"/>
    <w:rsid w:val="00633466"/>
    <w:rsid w:val="006345A4"/>
    <w:rsid w:val="006347FB"/>
    <w:rsid w:val="006357CB"/>
    <w:rsid w:val="00635848"/>
    <w:rsid w:val="0063696A"/>
    <w:rsid w:val="00636B34"/>
    <w:rsid w:val="00637040"/>
    <w:rsid w:val="00637857"/>
    <w:rsid w:val="00637ABE"/>
    <w:rsid w:val="006408A5"/>
    <w:rsid w:val="00640900"/>
    <w:rsid w:val="00640BF9"/>
    <w:rsid w:val="00641067"/>
    <w:rsid w:val="0064316E"/>
    <w:rsid w:val="006435C6"/>
    <w:rsid w:val="0064567D"/>
    <w:rsid w:val="006473C8"/>
    <w:rsid w:val="00650C31"/>
    <w:rsid w:val="00650F8A"/>
    <w:rsid w:val="00651839"/>
    <w:rsid w:val="00653B0D"/>
    <w:rsid w:val="0065422A"/>
    <w:rsid w:val="00656317"/>
    <w:rsid w:val="006563EE"/>
    <w:rsid w:val="006606EC"/>
    <w:rsid w:val="006612F2"/>
    <w:rsid w:val="00662075"/>
    <w:rsid w:val="00666A27"/>
    <w:rsid w:val="0067075E"/>
    <w:rsid w:val="00671BA2"/>
    <w:rsid w:val="00672D5A"/>
    <w:rsid w:val="00672DD3"/>
    <w:rsid w:val="00672E93"/>
    <w:rsid w:val="00674CD1"/>
    <w:rsid w:val="00675E01"/>
    <w:rsid w:val="00677396"/>
    <w:rsid w:val="00677455"/>
    <w:rsid w:val="0068093C"/>
    <w:rsid w:val="00680C39"/>
    <w:rsid w:val="0068139F"/>
    <w:rsid w:val="0068398A"/>
    <w:rsid w:val="00684F42"/>
    <w:rsid w:val="0068596D"/>
    <w:rsid w:val="00685FC4"/>
    <w:rsid w:val="0068627D"/>
    <w:rsid w:val="0068706B"/>
    <w:rsid w:val="0068711E"/>
    <w:rsid w:val="00690A93"/>
    <w:rsid w:val="00690DDA"/>
    <w:rsid w:val="00691470"/>
    <w:rsid w:val="00691BF4"/>
    <w:rsid w:val="00692785"/>
    <w:rsid w:val="00693502"/>
    <w:rsid w:val="00693DA5"/>
    <w:rsid w:val="00694183"/>
    <w:rsid w:val="0069483C"/>
    <w:rsid w:val="00695083"/>
    <w:rsid w:val="006950A1"/>
    <w:rsid w:val="006951C6"/>
    <w:rsid w:val="0069527C"/>
    <w:rsid w:val="00697159"/>
    <w:rsid w:val="006971B4"/>
    <w:rsid w:val="0069729A"/>
    <w:rsid w:val="006A0BCE"/>
    <w:rsid w:val="006A181B"/>
    <w:rsid w:val="006A1B48"/>
    <w:rsid w:val="006A1CA9"/>
    <w:rsid w:val="006A22F8"/>
    <w:rsid w:val="006A2DDD"/>
    <w:rsid w:val="006A30A7"/>
    <w:rsid w:val="006A3561"/>
    <w:rsid w:val="006A3579"/>
    <w:rsid w:val="006A394D"/>
    <w:rsid w:val="006A514A"/>
    <w:rsid w:val="006A5195"/>
    <w:rsid w:val="006B0462"/>
    <w:rsid w:val="006B0CEA"/>
    <w:rsid w:val="006B1621"/>
    <w:rsid w:val="006B3231"/>
    <w:rsid w:val="006B3806"/>
    <w:rsid w:val="006B4F1C"/>
    <w:rsid w:val="006B56A7"/>
    <w:rsid w:val="006B5D15"/>
    <w:rsid w:val="006B6052"/>
    <w:rsid w:val="006C08C9"/>
    <w:rsid w:val="006C0A45"/>
    <w:rsid w:val="006C2074"/>
    <w:rsid w:val="006C4259"/>
    <w:rsid w:val="006C5775"/>
    <w:rsid w:val="006C6F87"/>
    <w:rsid w:val="006C7808"/>
    <w:rsid w:val="006D00A4"/>
    <w:rsid w:val="006D1111"/>
    <w:rsid w:val="006D18BB"/>
    <w:rsid w:val="006D1BBE"/>
    <w:rsid w:val="006D25D2"/>
    <w:rsid w:val="006D4935"/>
    <w:rsid w:val="006D5FC8"/>
    <w:rsid w:val="006E08FC"/>
    <w:rsid w:val="006E2D57"/>
    <w:rsid w:val="006E3054"/>
    <w:rsid w:val="006E34D2"/>
    <w:rsid w:val="006E3CC8"/>
    <w:rsid w:val="006E3E07"/>
    <w:rsid w:val="006E5093"/>
    <w:rsid w:val="006E560D"/>
    <w:rsid w:val="006E7262"/>
    <w:rsid w:val="006F0E12"/>
    <w:rsid w:val="006F1672"/>
    <w:rsid w:val="006F229B"/>
    <w:rsid w:val="006F51C1"/>
    <w:rsid w:val="006F7488"/>
    <w:rsid w:val="006F7956"/>
    <w:rsid w:val="006F7EBC"/>
    <w:rsid w:val="00700179"/>
    <w:rsid w:val="0070108A"/>
    <w:rsid w:val="00702E4B"/>
    <w:rsid w:val="007064B9"/>
    <w:rsid w:val="007074D6"/>
    <w:rsid w:val="00707D2C"/>
    <w:rsid w:val="00710309"/>
    <w:rsid w:val="00710405"/>
    <w:rsid w:val="00710C54"/>
    <w:rsid w:val="00711AE8"/>
    <w:rsid w:val="0071209C"/>
    <w:rsid w:val="0071369F"/>
    <w:rsid w:val="00715C43"/>
    <w:rsid w:val="0071641E"/>
    <w:rsid w:val="00716651"/>
    <w:rsid w:val="007169D5"/>
    <w:rsid w:val="007175E9"/>
    <w:rsid w:val="00720DCA"/>
    <w:rsid w:val="00721C0C"/>
    <w:rsid w:val="007229F0"/>
    <w:rsid w:val="007236A5"/>
    <w:rsid w:val="00725CC7"/>
    <w:rsid w:val="00726527"/>
    <w:rsid w:val="0072710D"/>
    <w:rsid w:val="007303AF"/>
    <w:rsid w:val="00731418"/>
    <w:rsid w:val="00731810"/>
    <w:rsid w:val="007338B0"/>
    <w:rsid w:val="00735684"/>
    <w:rsid w:val="00735EAD"/>
    <w:rsid w:val="007367EC"/>
    <w:rsid w:val="00736D64"/>
    <w:rsid w:val="00740F69"/>
    <w:rsid w:val="007443AF"/>
    <w:rsid w:val="007449EE"/>
    <w:rsid w:val="00744E20"/>
    <w:rsid w:val="00745289"/>
    <w:rsid w:val="00745300"/>
    <w:rsid w:val="00745463"/>
    <w:rsid w:val="00746858"/>
    <w:rsid w:val="00746B82"/>
    <w:rsid w:val="0075055D"/>
    <w:rsid w:val="007529B1"/>
    <w:rsid w:val="007537D9"/>
    <w:rsid w:val="0075574D"/>
    <w:rsid w:val="0075622D"/>
    <w:rsid w:val="00756799"/>
    <w:rsid w:val="0075696F"/>
    <w:rsid w:val="007604AE"/>
    <w:rsid w:val="00760610"/>
    <w:rsid w:val="007608B4"/>
    <w:rsid w:val="00760911"/>
    <w:rsid w:val="007623A1"/>
    <w:rsid w:val="00764EFE"/>
    <w:rsid w:val="00766E94"/>
    <w:rsid w:val="00766EFB"/>
    <w:rsid w:val="00766FD4"/>
    <w:rsid w:val="00770113"/>
    <w:rsid w:val="00770581"/>
    <w:rsid w:val="00770A84"/>
    <w:rsid w:val="00770E13"/>
    <w:rsid w:val="007716AB"/>
    <w:rsid w:val="00773669"/>
    <w:rsid w:val="00773F98"/>
    <w:rsid w:val="00775D5D"/>
    <w:rsid w:val="007760E6"/>
    <w:rsid w:val="00776AC5"/>
    <w:rsid w:val="00776E71"/>
    <w:rsid w:val="00777613"/>
    <w:rsid w:val="00777968"/>
    <w:rsid w:val="00777A17"/>
    <w:rsid w:val="007804B0"/>
    <w:rsid w:val="00780723"/>
    <w:rsid w:val="00781283"/>
    <w:rsid w:val="007812D5"/>
    <w:rsid w:val="00781BD8"/>
    <w:rsid w:val="00782321"/>
    <w:rsid w:val="00782D6D"/>
    <w:rsid w:val="00784E9A"/>
    <w:rsid w:val="00785319"/>
    <w:rsid w:val="00787F56"/>
    <w:rsid w:val="007922F6"/>
    <w:rsid w:val="00792732"/>
    <w:rsid w:val="007943D3"/>
    <w:rsid w:val="00795170"/>
    <w:rsid w:val="007954B2"/>
    <w:rsid w:val="00795EFA"/>
    <w:rsid w:val="00795FE4"/>
    <w:rsid w:val="00796F14"/>
    <w:rsid w:val="00797A9F"/>
    <w:rsid w:val="00797F13"/>
    <w:rsid w:val="007A158B"/>
    <w:rsid w:val="007A1B1F"/>
    <w:rsid w:val="007A2A44"/>
    <w:rsid w:val="007A4D95"/>
    <w:rsid w:val="007A50B3"/>
    <w:rsid w:val="007A5134"/>
    <w:rsid w:val="007A52F3"/>
    <w:rsid w:val="007A6262"/>
    <w:rsid w:val="007A62F8"/>
    <w:rsid w:val="007A744D"/>
    <w:rsid w:val="007A7944"/>
    <w:rsid w:val="007B19DD"/>
    <w:rsid w:val="007B2CFB"/>
    <w:rsid w:val="007B39A3"/>
    <w:rsid w:val="007B4A9E"/>
    <w:rsid w:val="007B4E82"/>
    <w:rsid w:val="007B5CA2"/>
    <w:rsid w:val="007B5F98"/>
    <w:rsid w:val="007B6CF8"/>
    <w:rsid w:val="007B7F0F"/>
    <w:rsid w:val="007C157F"/>
    <w:rsid w:val="007C2563"/>
    <w:rsid w:val="007C267C"/>
    <w:rsid w:val="007C335E"/>
    <w:rsid w:val="007C341D"/>
    <w:rsid w:val="007C3A5C"/>
    <w:rsid w:val="007C3D04"/>
    <w:rsid w:val="007C467D"/>
    <w:rsid w:val="007C55E8"/>
    <w:rsid w:val="007C6B76"/>
    <w:rsid w:val="007C6E7B"/>
    <w:rsid w:val="007C911D"/>
    <w:rsid w:val="007D1C31"/>
    <w:rsid w:val="007D300D"/>
    <w:rsid w:val="007D36FB"/>
    <w:rsid w:val="007D4055"/>
    <w:rsid w:val="007D5137"/>
    <w:rsid w:val="007D67AD"/>
    <w:rsid w:val="007D7007"/>
    <w:rsid w:val="007D769A"/>
    <w:rsid w:val="007E06F0"/>
    <w:rsid w:val="007E0C06"/>
    <w:rsid w:val="007E3017"/>
    <w:rsid w:val="007E3BD8"/>
    <w:rsid w:val="007E5598"/>
    <w:rsid w:val="007E6254"/>
    <w:rsid w:val="007F1137"/>
    <w:rsid w:val="007F1140"/>
    <w:rsid w:val="007F1640"/>
    <w:rsid w:val="007F726F"/>
    <w:rsid w:val="007F77A0"/>
    <w:rsid w:val="008005ED"/>
    <w:rsid w:val="0080092D"/>
    <w:rsid w:val="00801E07"/>
    <w:rsid w:val="00802441"/>
    <w:rsid w:val="0080248B"/>
    <w:rsid w:val="00802818"/>
    <w:rsid w:val="00803815"/>
    <w:rsid w:val="00805879"/>
    <w:rsid w:val="00805930"/>
    <w:rsid w:val="00807874"/>
    <w:rsid w:val="0080792A"/>
    <w:rsid w:val="00811AAF"/>
    <w:rsid w:val="008120FB"/>
    <w:rsid w:val="00816FAB"/>
    <w:rsid w:val="008175F9"/>
    <w:rsid w:val="00817633"/>
    <w:rsid w:val="00820DB7"/>
    <w:rsid w:val="00821271"/>
    <w:rsid w:val="00822D5A"/>
    <w:rsid w:val="008242D9"/>
    <w:rsid w:val="008259D5"/>
    <w:rsid w:val="00825EB5"/>
    <w:rsid w:val="0082618C"/>
    <w:rsid w:val="00826842"/>
    <w:rsid w:val="0082697C"/>
    <w:rsid w:val="0082719B"/>
    <w:rsid w:val="008276EE"/>
    <w:rsid w:val="00827D22"/>
    <w:rsid w:val="00830422"/>
    <w:rsid w:val="008315CD"/>
    <w:rsid w:val="00831F95"/>
    <w:rsid w:val="00834386"/>
    <w:rsid w:val="00834666"/>
    <w:rsid w:val="00835DF9"/>
    <w:rsid w:val="008363A0"/>
    <w:rsid w:val="008372D0"/>
    <w:rsid w:val="00837A34"/>
    <w:rsid w:val="00840666"/>
    <w:rsid w:val="0084068C"/>
    <w:rsid w:val="00841174"/>
    <w:rsid w:val="0084170F"/>
    <w:rsid w:val="00843A30"/>
    <w:rsid w:val="008444E9"/>
    <w:rsid w:val="008448D1"/>
    <w:rsid w:val="00844A76"/>
    <w:rsid w:val="00844B40"/>
    <w:rsid w:val="00845A64"/>
    <w:rsid w:val="00845A8F"/>
    <w:rsid w:val="00845D54"/>
    <w:rsid w:val="00846B00"/>
    <w:rsid w:val="008477CF"/>
    <w:rsid w:val="00851301"/>
    <w:rsid w:val="00851E60"/>
    <w:rsid w:val="00853C8D"/>
    <w:rsid w:val="00854EBF"/>
    <w:rsid w:val="00854EE8"/>
    <w:rsid w:val="00856785"/>
    <w:rsid w:val="00856BD9"/>
    <w:rsid w:val="008570BC"/>
    <w:rsid w:val="0085775E"/>
    <w:rsid w:val="00857B36"/>
    <w:rsid w:val="00860671"/>
    <w:rsid w:val="00860701"/>
    <w:rsid w:val="00862299"/>
    <w:rsid w:val="00863DD9"/>
    <w:rsid w:val="008647B8"/>
    <w:rsid w:val="0086509C"/>
    <w:rsid w:val="00866484"/>
    <w:rsid w:val="00866605"/>
    <w:rsid w:val="00870652"/>
    <w:rsid w:val="008710A0"/>
    <w:rsid w:val="008714A8"/>
    <w:rsid w:val="008726A1"/>
    <w:rsid w:val="008731BC"/>
    <w:rsid w:val="0087445F"/>
    <w:rsid w:val="00874531"/>
    <w:rsid w:val="0087470C"/>
    <w:rsid w:val="00874C91"/>
    <w:rsid w:val="00875354"/>
    <w:rsid w:val="00875EEB"/>
    <w:rsid w:val="0087649D"/>
    <w:rsid w:val="00876A9E"/>
    <w:rsid w:val="00876AC9"/>
    <w:rsid w:val="00880D20"/>
    <w:rsid w:val="008846F6"/>
    <w:rsid w:val="0088602F"/>
    <w:rsid w:val="0088684C"/>
    <w:rsid w:val="00887F2D"/>
    <w:rsid w:val="00890C55"/>
    <w:rsid w:val="00893199"/>
    <w:rsid w:val="008966E7"/>
    <w:rsid w:val="00896CEB"/>
    <w:rsid w:val="00897360"/>
    <w:rsid w:val="008977FE"/>
    <w:rsid w:val="008A06E1"/>
    <w:rsid w:val="008A122F"/>
    <w:rsid w:val="008A16C2"/>
    <w:rsid w:val="008A1783"/>
    <w:rsid w:val="008A30B0"/>
    <w:rsid w:val="008A3C2F"/>
    <w:rsid w:val="008A493A"/>
    <w:rsid w:val="008A5911"/>
    <w:rsid w:val="008A5C82"/>
    <w:rsid w:val="008A7741"/>
    <w:rsid w:val="008B2916"/>
    <w:rsid w:val="008B2B8E"/>
    <w:rsid w:val="008B2CA5"/>
    <w:rsid w:val="008B3220"/>
    <w:rsid w:val="008C08E7"/>
    <w:rsid w:val="008C16D7"/>
    <w:rsid w:val="008C270B"/>
    <w:rsid w:val="008C301B"/>
    <w:rsid w:val="008C3103"/>
    <w:rsid w:val="008C3A3B"/>
    <w:rsid w:val="008C45E0"/>
    <w:rsid w:val="008C46F2"/>
    <w:rsid w:val="008C52FA"/>
    <w:rsid w:val="008C5819"/>
    <w:rsid w:val="008C689A"/>
    <w:rsid w:val="008C736B"/>
    <w:rsid w:val="008D0439"/>
    <w:rsid w:val="008D0DBA"/>
    <w:rsid w:val="008D199C"/>
    <w:rsid w:val="008D2163"/>
    <w:rsid w:val="008D2618"/>
    <w:rsid w:val="008D3C27"/>
    <w:rsid w:val="008D713D"/>
    <w:rsid w:val="008D7C09"/>
    <w:rsid w:val="008E1467"/>
    <w:rsid w:val="008E1F41"/>
    <w:rsid w:val="008E2CFB"/>
    <w:rsid w:val="008E4B61"/>
    <w:rsid w:val="008E570F"/>
    <w:rsid w:val="008E6C7D"/>
    <w:rsid w:val="008E79FC"/>
    <w:rsid w:val="008E7FA0"/>
    <w:rsid w:val="008F1A4F"/>
    <w:rsid w:val="008F1CC1"/>
    <w:rsid w:val="008F2002"/>
    <w:rsid w:val="008F31C3"/>
    <w:rsid w:val="008F3716"/>
    <w:rsid w:val="008F45C2"/>
    <w:rsid w:val="008F54C3"/>
    <w:rsid w:val="008F7BF0"/>
    <w:rsid w:val="008F7E49"/>
    <w:rsid w:val="0090004D"/>
    <w:rsid w:val="00901070"/>
    <w:rsid w:val="00901644"/>
    <w:rsid w:val="0090174B"/>
    <w:rsid w:val="009038E2"/>
    <w:rsid w:val="00903EAE"/>
    <w:rsid w:val="00904F60"/>
    <w:rsid w:val="0090640C"/>
    <w:rsid w:val="00906DF4"/>
    <w:rsid w:val="00907E7E"/>
    <w:rsid w:val="00913A1B"/>
    <w:rsid w:val="0091576C"/>
    <w:rsid w:val="00920DFE"/>
    <w:rsid w:val="00921799"/>
    <w:rsid w:val="00922BBE"/>
    <w:rsid w:val="009248EE"/>
    <w:rsid w:val="00924C99"/>
    <w:rsid w:val="00925406"/>
    <w:rsid w:val="0092692E"/>
    <w:rsid w:val="00926C85"/>
    <w:rsid w:val="0092774E"/>
    <w:rsid w:val="00927CED"/>
    <w:rsid w:val="009304D1"/>
    <w:rsid w:val="009317A3"/>
    <w:rsid w:val="00931F78"/>
    <w:rsid w:val="00933E45"/>
    <w:rsid w:val="009362A1"/>
    <w:rsid w:val="009365B4"/>
    <w:rsid w:val="00941DBE"/>
    <w:rsid w:val="00942FE1"/>
    <w:rsid w:val="00943C06"/>
    <w:rsid w:val="00944756"/>
    <w:rsid w:val="00944F14"/>
    <w:rsid w:val="00945D36"/>
    <w:rsid w:val="00946523"/>
    <w:rsid w:val="00950467"/>
    <w:rsid w:val="00951814"/>
    <w:rsid w:val="00952294"/>
    <w:rsid w:val="00952E2C"/>
    <w:rsid w:val="00953077"/>
    <w:rsid w:val="00953934"/>
    <w:rsid w:val="00954ACF"/>
    <w:rsid w:val="00955427"/>
    <w:rsid w:val="00955F55"/>
    <w:rsid w:val="009564BE"/>
    <w:rsid w:val="00960B5C"/>
    <w:rsid w:val="00960DA5"/>
    <w:rsid w:val="009617AD"/>
    <w:rsid w:val="00964C93"/>
    <w:rsid w:val="00964DA5"/>
    <w:rsid w:val="009650F2"/>
    <w:rsid w:val="00966D6D"/>
    <w:rsid w:val="009678E9"/>
    <w:rsid w:val="00967BFA"/>
    <w:rsid w:val="009712FE"/>
    <w:rsid w:val="00972918"/>
    <w:rsid w:val="0097359C"/>
    <w:rsid w:val="0097384F"/>
    <w:rsid w:val="0097609E"/>
    <w:rsid w:val="0097641F"/>
    <w:rsid w:val="0097661C"/>
    <w:rsid w:val="0097700C"/>
    <w:rsid w:val="00977F2E"/>
    <w:rsid w:val="00982002"/>
    <w:rsid w:val="00982CBF"/>
    <w:rsid w:val="00983008"/>
    <w:rsid w:val="009837B6"/>
    <w:rsid w:val="00984AF9"/>
    <w:rsid w:val="00984EB8"/>
    <w:rsid w:val="00986C19"/>
    <w:rsid w:val="00990A6B"/>
    <w:rsid w:val="009917FF"/>
    <w:rsid w:val="00991971"/>
    <w:rsid w:val="009921AE"/>
    <w:rsid w:val="00992388"/>
    <w:rsid w:val="009932DB"/>
    <w:rsid w:val="009947ED"/>
    <w:rsid w:val="00994A68"/>
    <w:rsid w:val="009956E9"/>
    <w:rsid w:val="00996874"/>
    <w:rsid w:val="009A00F2"/>
    <w:rsid w:val="009A0EE3"/>
    <w:rsid w:val="009A3DC5"/>
    <w:rsid w:val="009A69B4"/>
    <w:rsid w:val="009B0A35"/>
    <w:rsid w:val="009B195E"/>
    <w:rsid w:val="009B3A69"/>
    <w:rsid w:val="009B6F6F"/>
    <w:rsid w:val="009B71C4"/>
    <w:rsid w:val="009B73D5"/>
    <w:rsid w:val="009B74C5"/>
    <w:rsid w:val="009B7E22"/>
    <w:rsid w:val="009C0523"/>
    <w:rsid w:val="009C20FF"/>
    <w:rsid w:val="009C239A"/>
    <w:rsid w:val="009C2A11"/>
    <w:rsid w:val="009C4886"/>
    <w:rsid w:val="009C5168"/>
    <w:rsid w:val="009C672E"/>
    <w:rsid w:val="009C6809"/>
    <w:rsid w:val="009D016C"/>
    <w:rsid w:val="009D02FB"/>
    <w:rsid w:val="009D1B41"/>
    <w:rsid w:val="009D1CEB"/>
    <w:rsid w:val="009D36B4"/>
    <w:rsid w:val="009D48D5"/>
    <w:rsid w:val="009D4E64"/>
    <w:rsid w:val="009D4FAB"/>
    <w:rsid w:val="009D649A"/>
    <w:rsid w:val="009D6B01"/>
    <w:rsid w:val="009D74D1"/>
    <w:rsid w:val="009E0E05"/>
    <w:rsid w:val="009E1044"/>
    <w:rsid w:val="009E2D8C"/>
    <w:rsid w:val="009E5591"/>
    <w:rsid w:val="009F12B8"/>
    <w:rsid w:val="009F130C"/>
    <w:rsid w:val="009F27B9"/>
    <w:rsid w:val="009F4298"/>
    <w:rsid w:val="009F548E"/>
    <w:rsid w:val="009F56CD"/>
    <w:rsid w:val="009F6828"/>
    <w:rsid w:val="009F7395"/>
    <w:rsid w:val="00A034EF"/>
    <w:rsid w:val="00A0398E"/>
    <w:rsid w:val="00A03AA2"/>
    <w:rsid w:val="00A03BF7"/>
    <w:rsid w:val="00A05AE5"/>
    <w:rsid w:val="00A05D76"/>
    <w:rsid w:val="00A066B9"/>
    <w:rsid w:val="00A066BD"/>
    <w:rsid w:val="00A06A82"/>
    <w:rsid w:val="00A0742C"/>
    <w:rsid w:val="00A107DA"/>
    <w:rsid w:val="00A110E6"/>
    <w:rsid w:val="00A12687"/>
    <w:rsid w:val="00A127EE"/>
    <w:rsid w:val="00A12897"/>
    <w:rsid w:val="00A13875"/>
    <w:rsid w:val="00A139C5"/>
    <w:rsid w:val="00A144E6"/>
    <w:rsid w:val="00A157C1"/>
    <w:rsid w:val="00A15A1A"/>
    <w:rsid w:val="00A15C00"/>
    <w:rsid w:val="00A15C96"/>
    <w:rsid w:val="00A16EB2"/>
    <w:rsid w:val="00A17EC0"/>
    <w:rsid w:val="00A21F06"/>
    <w:rsid w:val="00A226D1"/>
    <w:rsid w:val="00A239EE"/>
    <w:rsid w:val="00A249B7"/>
    <w:rsid w:val="00A25639"/>
    <w:rsid w:val="00A25B69"/>
    <w:rsid w:val="00A26835"/>
    <w:rsid w:val="00A27E0E"/>
    <w:rsid w:val="00A30DC4"/>
    <w:rsid w:val="00A32553"/>
    <w:rsid w:val="00A32603"/>
    <w:rsid w:val="00A331C1"/>
    <w:rsid w:val="00A340C7"/>
    <w:rsid w:val="00A342B5"/>
    <w:rsid w:val="00A34993"/>
    <w:rsid w:val="00A35274"/>
    <w:rsid w:val="00A35BE4"/>
    <w:rsid w:val="00A36A51"/>
    <w:rsid w:val="00A36A7A"/>
    <w:rsid w:val="00A36CB1"/>
    <w:rsid w:val="00A378A2"/>
    <w:rsid w:val="00A379F2"/>
    <w:rsid w:val="00A37D41"/>
    <w:rsid w:val="00A400F1"/>
    <w:rsid w:val="00A4159E"/>
    <w:rsid w:val="00A41A4E"/>
    <w:rsid w:val="00A42A18"/>
    <w:rsid w:val="00A42DEB"/>
    <w:rsid w:val="00A45902"/>
    <w:rsid w:val="00A45EF9"/>
    <w:rsid w:val="00A502E7"/>
    <w:rsid w:val="00A50C57"/>
    <w:rsid w:val="00A50CD1"/>
    <w:rsid w:val="00A514EB"/>
    <w:rsid w:val="00A517E3"/>
    <w:rsid w:val="00A51AD8"/>
    <w:rsid w:val="00A544BF"/>
    <w:rsid w:val="00A557C3"/>
    <w:rsid w:val="00A56E72"/>
    <w:rsid w:val="00A575BF"/>
    <w:rsid w:val="00A575EE"/>
    <w:rsid w:val="00A5772E"/>
    <w:rsid w:val="00A57EB5"/>
    <w:rsid w:val="00A6183A"/>
    <w:rsid w:val="00A62FEC"/>
    <w:rsid w:val="00A64999"/>
    <w:rsid w:val="00A665A9"/>
    <w:rsid w:val="00A66B8C"/>
    <w:rsid w:val="00A67244"/>
    <w:rsid w:val="00A702D1"/>
    <w:rsid w:val="00A70BC4"/>
    <w:rsid w:val="00A70C55"/>
    <w:rsid w:val="00A712E4"/>
    <w:rsid w:val="00A720A4"/>
    <w:rsid w:val="00A72B8A"/>
    <w:rsid w:val="00A72BAF"/>
    <w:rsid w:val="00A739E8"/>
    <w:rsid w:val="00A73BB8"/>
    <w:rsid w:val="00A74ACC"/>
    <w:rsid w:val="00A75059"/>
    <w:rsid w:val="00A8037D"/>
    <w:rsid w:val="00A81445"/>
    <w:rsid w:val="00A83074"/>
    <w:rsid w:val="00A833BF"/>
    <w:rsid w:val="00A839C4"/>
    <w:rsid w:val="00A8409C"/>
    <w:rsid w:val="00A845E7"/>
    <w:rsid w:val="00A84C04"/>
    <w:rsid w:val="00A852AA"/>
    <w:rsid w:val="00A85330"/>
    <w:rsid w:val="00A87073"/>
    <w:rsid w:val="00A87CAC"/>
    <w:rsid w:val="00A90339"/>
    <w:rsid w:val="00A9101D"/>
    <w:rsid w:val="00A9421B"/>
    <w:rsid w:val="00A94E0F"/>
    <w:rsid w:val="00A95E92"/>
    <w:rsid w:val="00A974C1"/>
    <w:rsid w:val="00A97B97"/>
    <w:rsid w:val="00AA2050"/>
    <w:rsid w:val="00AA330A"/>
    <w:rsid w:val="00AA376F"/>
    <w:rsid w:val="00AA6CD7"/>
    <w:rsid w:val="00AB0DA3"/>
    <w:rsid w:val="00AB24A5"/>
    <w:rsid w:val="00AB3173"/>
    <w:rsid w:val="00AB36C3"/>
    <w:rsid w:val="00AB55A4"/>
    <w:rsid w:val="00AB67DF"/>
    <w:rsid w:val="00AB6B7C"/>
    <w:rsid w:val="00AC096C"/>
    <w:rsid w:val="00AC197F"/>
    <w:rsid w:val="00AC272B"/>
    <w:rsid w:val="00AC3FBF"/>
    <w:rsid w:val="00AC457E"/>
    <w:rsid w:val="00AC6287"/>
    <w:rsid w:val="00AC77CB"/>
    <w:rsid w:val="00AD0C6B"/>
    <w:rsid w:val="00AD196E"/>
    <w:rsid w:val="00AD2D9E"/>
    <w:rsid w:val="00AD3CD4"/>
    <w:rsid w:val="00AD4BDB"/>
    <w:rsid w:val="00AD4F6F"/>
    <w:rsid w:val="00AE008D"/>
    <w:rsid w:val="00AE0AEA"/>
    <w:rsid w:val="00AE17E0"/>
    <w:rsid w:val="00AE57F3"/>
    <w:rsid w:val="00AE5DED"/>
    <w:rsid w:val="00AE7985"/>
    <w:rsid w:val="00AE7C1F"/>
    <w:rsid w:val="00AF0252"/>
    <w:rsid w:val="00AF0BAB"/>
    <w:rsid w:val="00AF1322"/>
    <w:rsid w:val="00AF287B"/>
    <w:rsid w:val="00AF307F"/>
    <w:rsid w:val="00AF32F6"/>
    <w:rsid w:val="00AF33AF"/>
    <w:rsid w:val="00AF5CD8"/>
    <w:rsid w:val="00AF5EEE"/>
    <w:rsid w:val="00AF7A3F"/>
    <w:rsid w:val="00B00F31"/>
    <w:rsid w:val="00B01A9F"/>
    <w:rsid w:val="00B01E14"/>
    <w:rsid w:val="00B02850"/>
    <w:rsid w:val="00B02E3A"/>
    <w:rsid w:val="00B04A4D"/>
    <w:rsid w:val="00B05334"/>
    <w:rsid w:val="00B0583F"/>
    <w:rsid w:val="00B0603A"/>
    <w:rsid w:val="00B06317"/>
    <w:rsid w:val="00B0679D"/>
    <w:rsid w:val="00B07F14"/>
    <w:rsid w:val="00B113B5"/>
    <w:rsid w:val="00B114DE"/>
    <w:rsid w:val="00B12851"/>
    <w:rsid w:val="00B132DB"/>
    <w:rsid w:val="00B13C01"/>
    <w:rsid w:val="00B14846"/>
    <w:rsid w:val="00B14D7F"/>
    <w:rsid w:val="00B154EA"/>
    <w:rsid w:val="00B164B1"/>
    <w:rsid w:val="00B17351"/>
    <w:rsid w:val="00B21135"/>
    <w:rsid w:val="00B217A7"/>
    <w:rsid w:val="00B2347E"/>
    <w:rsid w:val="00B24C83"/>
    <w:rsid w:val="00B26303"/>
    <w:rsid w:val="00B269A5"/>
    <w:rsid w:val="00B26BC9"/>
    <w:rsid w:val="00B26F62"/>
    <w:rsid w:val="00B27507"/>
    <w:rsid w:val="00B31976"/>
    <w:rsid w:val="00B32AE7"/>
    <w:rsid w:val="00B32D4A"/>
    <w:rsid w:val="00B3304A"/>
    <w:rsid w:val="00B3432B"/>
    <w:rsid w:val="00B34BBD"/>
    <w:rsid w:val="00B35741"/>
    <w:rsid w:val="00B4087A"/>
    <w:rsid w:val="00B40F43"/>
    <w:rsid w:val="00B414A1"/>
    <w:rsid w:val="00B41BB4"/>
    <w:rsid w:val="00B4288B"/>
    <w:rsid w:val="00B43161"/>
    <w:rsid w:val="00B447A0"/>
    <w:rsid w:val="00B4751E"/>
    <w:rsid w:val="00B47646"/>
    <w:rsid w:val="00B47F83"/>
    <w:rsid w:val="00B5151D"/>
    <w:rsid w:val="00B51900"/>
    <w:rsid w:val="00B51A77"/>
    <w:rsid w:val="00B52365"/>
    <w:rsid w:val="00B570D4"/>
    <w:rsid w:val="00B61D31"/>
    <w:rsid w:val="00B64F58"/>
    <w:rsid w:val="00B66746"/>
    <w:rsid w:val="00B66E3B"/>
    <w:rsid w:val="00B677D5"/>
    <w:rsid w:val="00B7213C"/>
    <w:rsid w:val="00B741F7"/>
    <w:rsid w:val="00B75BE2"/>
    <w:rsid w:val="00B75ED4"/>
    <w:rsid w:val="00B81515"/>
    <w:rsid w:val="00B81702"/>
    <w:rsid w:val="00B819F9"/>
    <w:rsid w:val="00B82BFB"/>
    <w:rsid w:val="00B837C2"/>
    <w:rsid w:val="00B83FBD"/>
    <w:rsid w:val="00B8445B"/>
    <w:rsid w:val="00B84C2C"/>
    <w:rsid w:val="00B84CFE"/>
    <w:rsid w:val="00B85242"/>
    <w:rsid w:val="00B900CA"/>
    <w:rsid w:val="00B90435"/>
    <w:rsid w:val="00B91699"/>
    <w:rsid w:val="00B91AB9"/>
    <w:rsid w:val="00B92B7D"/>
    <w:rsid w:val="00B943F8"/>
    <w:rsid w:val="00B951FC"/>
    <w:rsid w:val="00B95457"/>
    <w:rsid w:val="00B95582"/>
    <w:rsid w:val="00B963EC"/>
    <w:rsid w:val="00BA239A"/>
    <w:rsid w:val="00BA3144"/>
    <w:rsid w:val="00BA438B"/>
    <w:rsid w:val="00BA4E22"/>
    <w:rsid w:val="00BA52A1"/>
    <w:rsid w:val="00BA5602"/>
    <w:rsid w:val="00BA67F2"/>
    <w:rsid w:val="00BA6B0B"/>
    <w:rsid w:val="00BA6F35"/>
    <w:rsid w:val="00BA7B68"/>
    <w:rsid w:val="00BA7D67"/>
    <w:rsid w:val="00BB0EFD"/>
    <w:rsid w:val="00BB1750"/>
    <w:rsid w:val="00BB3886"/>
    <w:rsid w:val="00BB43DD"/>
    <w:rsid w:val="00BB5AD7"/>
    <w:rsid w:val="00BB6726"/>
    <w:rsid w:val="00BC01F2"/>
    <w:rsid w:val="00BC293E"/>
    <w:rsid w:val="00BC3A25"/>
    <w:rsid w:val="00BC3A3F"/>
    <w:rsid w:val="00BC4473"/>
    <w:rsid w:val="00BC4B14"/>
    <w:rsid w:val="00BC54C7"/>
    <w:rsid w:val="00BC5D58"/>
    <w:rsid w:val="00BC70B6"/>
    <w:rsid w:val="00BC7879"/>
    <w:rsid w:val="00BD0930"/>
    <w:rsid w:val="00BD0E76"/>
    <w:rsid w:val="00BD1493"/>
    <w:rsid w:val="00BD1D3B"/>
    <w:rsid w:val="00BD1E0D"/>
    <w:rsid w:val="00BD48B8"/>
    <w:rsid w:val="00BD4E76"/>
    <w:rsid w:val="00BD5921"/>
    <w:rsid w:val="00BD5B92"/>
    <w:rsid w:val="00BE192B"/>
    <w:rsid w:val="00BE1C38"/>
    <w:rsid w:val="00BE1FA0"/>
    <w:rsid w:val="00BE24BF"/>
    <w:rsid w:val="00BE36C8"/>
    <w:rsid w:val="00BE3851"/>
    <w:rsid w:val="00BE4E0E"/>
    <w:rsid w:val="00BE4FC1"/>
    <w:rsid w:val="00BE5D03"/>
    <w:rsid w:val="00BF07BF"/>
    <w:rsid w:val="00BF0CC9"/>
    <w:rsid w:val="00BF1D94"/>
    <w:rsid w:val="00BF2AAF"/>
    <w:rsid w:val="00BF44C0"/>
    <w:rsid w:val="00BF4510"/>
    <w:rsid w:val="00BF50B0"/>
    <w:rsid w:val="00BF5223"/>
    <w:rsid w:val="00BF52C5"/>
    <w:rsid w:val="00BF6786"/>
    <w:rsid w:val="00C0146D"/>
    <w:rsid w:val="00C0163D"/>
    <w:rsid w:val="00C02245"/>
    <w:rsid w:val="00C026E6"/>
    <w:rsid w:val="00C028AC"/>
    <w:rsid w:val="00C02B13"/>
    <w:rsid w:val="00C02DE3"/>
    <w:rsid w:val="00C0340D"/>
    <w:rsid w:val="00C0340E"/>
    <w:rsid w:val="00C0374D"/>
    <w:rsid w:val="00C04658"/>
    <w:rsid w:val="00C05AD9"/>
    <w:rsid w:val="00C06396"/>
    <w:rsid w:val="00C10166"/>
    <w:rsid w:val="00C10452"/>
    <w:rsid w:val="00C1080C"/>
    <w:rsid w:val="00C11AC6"/>
    <w:rsid w:val="00C11C9B"/>
    <w:rsid w:val="00C12CAD"/>
    <w:rsid w:val="00C12E91"/>
    <w:rsid w:val="00C15FC2"/>
    <w:rsid w:val="00C1684D"/>
    <w:rsid w:val="00C16BA6"/>
    <w:rsid w:val="00C17001"/>
    <w:rsid w:val="00C21102"/>
    <w:rsid w:val="00C2349E"/>
    <w:rsid w:val="00C24556"/>
    <w:rsid w:val="00C25201"/>
    <w:rsid w:val="00C25BDD"/>
    <w:rsid w:val="00C25D26"/>
    <w:rsid w:val="00C27A96"/>
    <w:rsid w:val="00C27D05"/>
    <w:rsid w:val="00C30AC8"/>
    <w:rsid w:val="00C31497"/>
    <w:rsid w:val="00C31E45"/>
    <w:rsid w:val="00C33636"/>
    <w:rsid w:val="00C34543"/>
    <w:rsid w:val="00C350B3"/>
    <w:rsid w:val="00C37C09"/>
    <w:rsid w:val="00C40EF6"/>
    <w:rsid w:val="00C41853"/>
    <w:rsid w:val="00C42913"/>
    <w:rsid w:val="00C43F64"/>
    <w:rsid w:val="00C455CC"/>
    <w:rsid w:val="00C45875"/>
    <w:rsid w:val="00C4592A"/>
    <w:rsid w:val="00C4621A"/>
    <w:rsid w:val="00C4770D"/>
    <w:rsid w:val="00C50F54"/>
    <w:rsid w:val="00C525F9"/>
    <w:rsid w:val="00C52FD8"/>
    <w:rsid w:val="00C53229"/>
    <w:rsid w:val="00C5359B"/>
    <w:rsid w:val="00C54E09"/>
    <w:rsid w:val="00C55523"/>
    <w:rsid w:val="00C56008"/>
    <w:rsid w:val="00C60D61"/>
    <w:rsid w:val="00C6541D"/>
    <w:rsid w:val="00C6793D"/>
    <w:rsid w:val="00C701E8"/>
    <w:rsid w:val="00C709AC"/>
    <w:rsid w:val="00C71C29"/>
    <w:rsid w:val="00C72F6E"/>
    <w:rsid w:val="00C7303C"/>
    <w:rsid w:val="00C73245"/>
    <w:rsid w:val="00C74307"/>
    <w:rsid w:val="00C7664A"/>
    <w:rsid w:val="00C7742C"/>
    <w:rsid w:val="00C77DCD"/>
    <w:rsid w:val="00C82A4F"/>
    <w:rsid w:val="00C82EB9"/>
    <w:rsid w:val="00C834E9"/>
    <w:rsid w:val="00C84F36"/>
    <w:rsid w:val="00C85123"/>
    <w:rsid w:val="00C85603"/>
    <w:rsid w:val="00C86458"/>
    <w:rsid w:val="00C87A96"/>
    <w:rsid w:val="00C90657"/>
    <w:rsid w:val="00C90731"/>
    <w:rsid w:val="00C90A85"/>
    <w:rsid w:val="00C90E0C"/>
    <w:rsid w:val="00C914C9"/>
    <w:rsid w:val="00C9216A"/>
    <w:rsid w:val="00C92821"/>
    <w:rsid w:val="00C93C12"/>
    <w:rsid w:val="00C94C80"/>
    <w:rsid w:val="00C957D1"/>
    <w:rsid w:val="00C957DC"/>
    <w:rsid w:val="00C9AA5F"/>
    <w:rsid w:val="00CA0EEB"/>
    <w:rsid w:val="00CA20B5"/>
    <w:rsid w:val="00CA24BB"/>
    <w:rsid w:val="00CA5589"/>
    <w:rsid w:val="00CA651A"/>
    <w:rsid w:val="00CA6A27"/>
    <w:rsid w:val="00CB00B9"/>
    <w:rsid w:val="00CB2B5E"/>
    <w:rsid w:val="00CB32E0"/>
    <w:rsid w:val="00CB4024"/>
    <w:rsid w:val="00CB42C9"/>
    <w:rsid w:val="00CB53E6"/>
    <w:rsid w:val="00CB56A2"/>
    <w:rsid w:val="00CC0A9A"/>
    <w:rsid w:val="00CC1418"/>
    <w:rsid w:val="00CC17B2"/>
    <w:rsid w:val="00CC1A27"/>
    <w:rsid w:val="00CC3489"/>
    <w:rsid w:val="00CC38E6"/>
    <w:rsid w:val="00CC61AF"/>
    <w:rsid w:val="00CC62B3"/>
    <w:rsid w:val="00CD0D52"/>
    <w:rsid w:val="00CD16CB"/>
    <w:rsid w:val="00CD1742"/>
    <w:rsid w:val="00CD1B6F"/>
    <w:rsid w:val="00CD2005"/>
    <w:rsid w:val="00CD3464"/>
    <w:rsid w:val="00CD354D"/>
    <w:rsid w:val="00CD3F36"/>
    <w:rsid w:val="00CD3FC4"/>
    <w:rsid w:val="00CD4C73"/>
    <w:rsid w:val="00CD514B"/>
    <w:rsid w:val="00CD633A"/>
    <w:rsid w:val="00CD6EDB"/>
    <w:rsid w:val="00CD797A"/>
    <w:rsid w:val="00CE0A27"/>
    <w:rsid w:val="00CE0CE8"/>
    <w:rsid w:val="00CE2887"/>
    <w:rsid w:val="00CE2D15"/>
    <w:rsid w:val="00CE35B7"/>
    <w:rsid w:val="00CE40B7"/>
    <w:rsid w:val="00CE5466"/>
    <w:rsid w:val="00CE5D1F"/>
    <w:rsid w:val="00CE6E4B"/>
    <w:rsid w:val="00CE7DD1"/>
    <w:rsid w:val="00CF11A6"/>
    <w:rsid w:val="00CF1D7E"/>
    <w:rsid w:val="00CF2A18"/>
    <w:rsid w:val="00CF6ACD"/>
    <w:rsid w:val="00CF6B58"/>
    <w:rsid w:val="00D016D4"/>
    <w:rsid w:val="00D03B79"/>
    <w:rsid w:val="00D049DB"/>
    <w:rsid w:val="00D05670"/>
    <w:rsid w:val="00D069DA"/>
    <w:rsid w:val="00D06B09"/>
    <w:rsid w:val="00D07B12"/>
    <w:rsid w:val="00D10130"/>
    <w:rsid w:val="00D10325"/>
    <w:rsid w:val="00D11C4E"/>
    <w:rsid w:val="00D12FCA"/>
    <w:rsid w:val="00D13858"/>
    <w:rsid w:val="00D13DA9"/>
    <w:rsid w:val="00D14450"/>
    <w:rsid w:val="00D14688"/>
    <w:rsid w:val="00D14C3E"/>
    <w:rsid w:val="00D15125"/>
    <w:rsid w:val="00D15FC2"/>
    <w:rsid w:val="00D16F2A"/>
    <w:rsid w:val="00D174F8"/>
    <w:rsid w:val="00D2013F"/>
    <w:rsid w:val="00D2218D"/>
    <w:rsid w:val="00D22EC7"/>
    <w:rsid w:val="00D238F5"/>
    <w:rsid w:val="00D23EDE"/>
    <w:rsid w:val="00D24747"/>
    <w:rsid w:val="00D24D25"/>
    <w:rsid w:val="00D26885"/>
    <w:rsid w:val="00D27AD8"/>
    <w:rsid w:val="00D31514"/>
    <w:rsid w:val="00D319BA"/>
    <w:rsid w:val="00D33B85"/>
    <w:rsid w:val="00D344E1"/>
    <w:rsid w:val="00D3E007"/>
    <w:rsid w:val="00D403F3"/>
    <w:rsid w:val="00D42410"/>
    <w:rsid w:val="00D45B51"/>
    <w:rsid w:val="00D46919"/>
    <w:rsid w:val="00D46B09"/>
    <w:rsid w:val="00D50853"/>
    <w:rsid w:val="00D51200"/>
    <w:rsid w:val="00D51C1C"/>
    <w:rsid w:val="00D52AC0"/>
    <w:rsid w:val="00D5398B"/>
    <w:rsid w:val="00D545EA"/>
    <w:rsid w:val="00D556C5"/>
    <w:rsid w:val="00D60A5D"/>
    <w:rsid w:val="00D61C33"/>
    <w:rsid w:val="00D61CD6"/>
    <w:rsid w:val="00D61CEE"/>
    <w:rsid w:val="00D62DFD"/>
    <w:rsid w:val="00D6338C"/>
    <w:rsid w:val="00D641D1"/>
    <w:rsid w:val="00D64A8D"/>
    <w:rsid w:val="00D64F90"/>
    <w:rsid w:val="00D66462"/>
    <w:rsid w:val="00D666E6"/>
    <w:rsid w:val="00D70591"/>
    <w:rsid w:val="00D71142"/>
    <w:rsid w:val="00D71481"/>
    <w:rsid w:val="00D71D75"/>
    <w:rsid w:val="00D734EF"/>
    <w:rsid w:val="00D73AEE"/>
    <w:rsid w:val="00D74B58"/>
    <w:rsid w:val="00D75022"/>
    <w:rsid w:val="00D75A2C"/>
    <w:rsid w:val="00D76CDB"/>
    <w:rsid w:val="00D77842"/>
    <w:rsid w:val="00D80C74"/>
    <w:rsid w:val="00D814B0"/>
    <w:rsid w:val="00D81F32"/>
    <w:rsid w:val="00D83841"/>
    <w:rsid w:val="00D86B25"/>
    <w:rsid w:val="00D87293"/>
    <w:rsid w:val="00D87608"/>
    <w:rsid w:val="00D87AC4"/>
    <w:rsid w:val="00D90D79"/>
    <w:rsid w:val="00D9160D"/>
    <w:rsid w:val="00D92217"/>
    <w:rsid w:val="00D93770"/>
    <w:rsid w:val="00D942AA"/>
    <w:rsid w:val="00D9644E"/>
    <w:rsid w:val="00D97A66"/>
    <w:rsid w:val="00DA15CF"/>
    <w:rsid w:val="00DA2486"/>
    <w:rsid w:val="00DA27B8"/>
    <w:rsid w:val="00DA2970"/>
    <w:rsid w:val="00DA2E7D"/>
    <w:rsid w:val="00DA31AC"/>
    <w:rsid w:val="00DA3737"/>
    <w:rsid w:val="00DA4302"/>
    <w:rsid w:val="00DA4810"/>
    <w:rsid w:val="00DA4914"/>
    <w:rsid w:val="00DA7087"/>
    <w:rsid w:val="00DB043C"/>
    <w:rsid w:val="00DB0A19"/>
    <w:rsid w:val="00DB2944"/>
    <w:rsid w:val="00DB3435"/>
    <w:rsid w:val="00DB385E"/>
    <w:rsid w:val="00DB401F"/>
    <w:rsid w:val="00DB4870"/>
    <w:rsid w:val="00DB520D"/>
    <w:rsid w:val="00DB6240"/>
    <w:rsid w:val="00DB65C5"/>
    <w:rsid w:val="00DB6A00"/>
    <w:rsid w:val="00DC0798"/>
    <w:rsid w:val="00DC34C4"/>
    <w:rsid w:val="00DC4796"/>
    <w:rsid w:val="00DC5AA2"/>
    <w:rsid w:val="00DD049E"/>
    <w:rsid w:val="00DD1B53"/>
    <w:rsid w:val="00DD20A1"/>
    <w:rsid w:val="00DD682B"/>
    <w:rsid w:val="00DD6C9A"/>
    <w:rsid w:val="00DD6F92"/>
    <w:rsid w:val="00DD7890"/>
    <w:rsid w:val="00DD7891"/>
    <w:rsid w:val="00DE0CBA"/>
    <w:rsid w:val="00DE10F7"/>
    <w:rsid w:val="00DE1505"/>
    <w:rsid w:val="00DE1755"/>
    <w:rsid w:val="00DE18EF"/>
    <w:rsid w:val="00DE405C"/>
    <w:rsid w:val="00DE763E"/>
    <w:rsid w:val="00DF2763"/>
    <w:rsid w:val="00DF6C2C"/>
    <w:rsid w:val="00E01419"/>
    <w:rsid w:val="00E025E0"/>
    <w:rsid w:val="00E0291A"/>
    <w:rsid w:val="00E03130"/>
    <w:rsid w:val="00E04DFC"/>
    <w:rsid w:val="00E0593E"/>
    <w:rsid w:val="00E06E1E"/>
    <w:rsid w:val="00E1105F"/>
    <w:rsid w:val="00E11881"/>
    <w:rsid w:val="00E119D8"/>
    <w:rsid w:val="00E11B04"/>
    <w:rsid w:val="00E123EF"/>
    <w:rsid w:val="00E12854"/>
    <w:rsid w:val="00E129FD"/>
    <w:rsid w:val="00E1576D"/>
    <w:rsid w:val="00E16548"/>
    <w:rsid w:val="00E17E17"/>
    <w:rsid w:val="00E2029A"/>
    <w:rsid w:val="00E2056E"/>
    <w:rsid w:val="00E2160A"/>
    <w:rsid w:val="00E223D2"/>
    <w:rsid w:val="00E24474"/>
    <w:rsid w:val="00E24910"/>
    <w:rsid w:val="00E24DA7"/>
    <w:rsid w:val="00E267E8"/>
    <w:rsid w:val="00E27163"/>
    <w:rsid w:val="00E27870"/>
    <w:rsid w:val="00E30E31"/>
    <w:rsid w:val="00E311B7"/>
    <w:rsid w:val="00E31F5A"/>
    <w:rsid w:val="00E33572"/>
    <w:rsid w:val="00E34A1D"/>
    <w:rsid w:val="00E35C3F"/>
    <w:rsid w:val="00E36ABF"/>
    <w:rsid w:val="00E3762F"/>
    <w:rsid w:val="00E4174D"/>
    <w:rsid w:val="00E41C9E"/>
    <w:rsid w:val="00E420B9"/>
    <w:rsid w:val="00E431F9"/>
    <w:rsid w:val="00E43EBF"/>
    <w:rsid w:val="00E44211"/>
    <w:rsid w:val="00E4628D"/>
    <w:rsid w:val="00E46CAA"/>
    <w:rsid w:val="00E47B43"/>
    <w:rsid w:val="00E47C6C"/>
    <w:rsid w:val="00E47D63"/>
    <w:rsid w:val="00E504B9"/>
    <w:rsid w:val="00E53787"/>
    <w:rsid w:val="00E55FFE"/>
    <w:rsid w:val="00E56CB8"/>
    <w:rsid w:val="00E57168"/>
    <w:rsid w:val="00E6353B"/>
    <w:rsid w:val="00E6359A"/>
    <w:rsid w:val="00E63D98"/>
    <w:rsid w:val="00E63ED9"/>
    <w:rsid w:val="00E64212"/>
    <w:rsid w:val="00E67A5D"/>
    <w:rsid w:val="00E734FC"/>
    <w:rsid w:val="00E73D1A"/>
    <w:rsid w:val="00E7425E"/>
    <w:rsid w:val="00E74467"/>
    <w:rsid w:val="00E75004"/>
    <w:rsid w:val="00E75C58"/>
    <w:rsid w:val="00E75CFF"/>
    <w:rsid w:val="00E76013"/>
    <w:rsid w:val="00E8076C"/>
    <w:rsid w:val="00E811BA"/>
    <w:rsid w:val="00E81A93"/>
    <w:rsid w:val="00E8379C"/>
    <w:rsid w:val="00E83FAF"/>
    <w:rsid w:val="00E84F39"/>
    <w:rsid w:val="00E855EF"/>
    <w:rsid w:val="00E86BA9"/>
    <w:rsid w:val="00E87B16"/>
    <w:rsid w:val="00E905E2"/>
    <w:rsid w:val="00E91503"/>
    <w:rsid w:val="00E92DB9"/>
    <w:rsid w:val="00E93493"/>
    <w:rsid w:val="00E93A98"/>
    <w:rsid w:val="00E94162"/>
    <w:rsid w:val="00E9501F"/>
    <w:rsid w:val="00E95138"/>
    <w:rsid w:val="00E95174"/>
    <w:rsid w:val="00E9649C"/>
    <w:rsid w:val="00E96BE4"/>
    <w:rsid w:val="00EA00E0"/>
    <w:rsid w:val="00EA0907"/>
    <w:rsid w:val="00EA2FFD"/>
    <w:rsid w:val="00EA3B2C"/>
    <w:rsid w:val="00EA4EBC"/>
    <w:rsid w:val="00EA5385"/>
    <w:rsid w:val="00EA5923"/>
    <w:rsid w:val="00EA6702"/>
    <w:rsid w:val="00EA6BC6"/>
    <w:rsid w:val="00EA7324"/>
    <w:rsid w:val="00EB201E"/>
    <w:rsid w:val="00EB26EA"/>
    <w:rsid w:val="00EB2C6F"/>
    <w:rsid w:val="00EB379D"/>
    <w:rsid w:val="00EB4DF8"/>
    <w:rsid w:val="00EB50B3"/>
    <w:rsid w:val="00EC087F"/>
    <w:rsid w:val="00EC1E53"/>
    <w:rsid w:val="00EC4288"/>
    <w:rsid w:val="00EC55F5"/>
    <w:rsid w:val="00EC6159"/>
    <w:rsid w:val="00EC626D"/>
    <w:rsid w:val="00EC63A7"/>
    <w:rsid w:val="00EC7654"/>
    <w:rsid w:val="00EC7ED5"/>
    <w:rsid w:val="00ED2A35"/>
    <w:rsid w:val="00ED4323"/>
    <w:rsid w:val="00ED4A3F"/>
    <w:rsid w:val="00ED5327"/>
    <w:rsid w:val="00ED695C"/>
    <w:rsid w:val="00ED79A8"/>
    <w:rsid w:val="00EE0A5B"/>
    <w:rsid w:val="00EE151E"/>
    <w:rsid w:val="00EE1AF7"/>
    <w:rsid w:val="00EE1B57"/>
    <w:rsid w:val="00EE299A"/>
    <w:rsid w:val="00EE2DF6"/>
    <w:rsid w:val="00EE7A53"/>
    <w:rsid w:val="00EF0926"/>
    <w:rsid w:val="00EF0D6F"/>
    <w:rsid w:val="00EF32FD"/>
    <w:rsid w:val="00EF34D4"/>
    <w:rsid w:val="00EF574F"/>
    <w:rsid w:val="00EF6EAF"/>
    <w:rsid w:val="00EF71C7"/>
    <w:rsid w:val="00EF7C28"/>
    <w:rsid w:val="00EF7D28"/>
    <w:rsid w:val="00EF7FAB"/>
    <w:rsid w:val="00F0174C"/>
    <w:rsid w:val="00F03938"/>
    <w:rsid w:val="00F04408"/>
    <w:rsid w:val="00F0548D"/>
    <w:rsid w:val="00F0549D"/>
    <w:rsid w:val="00F05CCD"/>
    <w:rsid w:val="00F07CB8"/>
    <w:rsid w:val="00F10C9D"/>
    <w:rsid w:val="00F1115C"/>
    <w:rsid w:val="00F12094"/>
    <w:rsid w:val="00F129B7"/>
    <w:rsid w:val="00F132E7"/>
    <w:rsid w:val="00F13999"/>
    <w:rsid w:val="00F13F2B"/>
    <w:rsid w:val="00F16138"/>
    <w:rsid w:val="00F17318"/>
    <w:rsid w:val="00F17D63"/>
    <w:rsid w:val="00F20214"/>
    <w:rsid w:val="00F21531"/>
    <w:rsid w:val="00F215EA"/>
    <w:rsid w:val="00F2224B"/>
    <w:rsid w:val="00F22AD3"/>
    <w:rsid w:val="00F22D2A"/>
    <w:rsid w:val="00F23216"/>
    <w:rsid w:val="00F23B1B"/>
    <w:rsid w:val="00F248D5"/>
    <w:rsid w:val="00F24BDF"/>
    <w:rsid w:val="00F302DA"/>
    <w:rsid w:val="00F31241"/>
    <w:rsid w:val="00F32229"/>
    <w:rsid w:val="00F32426"/>
    <w:rsid w:val="00F32BCE"/>
    <w:rsid w:val="00F32D98"/>
    <w:rsid w:val="00F3367A"/>
    <w:rsid w:val="00F33BEA"/>
    <w:rsid w:val="00F33D25"/>
    <w:rsid w:val="00F344DC"/>
    <w:rsid w:val="00F34CDA"/>
    <w:rsid w:val="00F35816"/>
    <w:rsid w:val="00F37CCB"/>
    <w:rsid w:val="00F42692"/>
    <w:rsid w:val="00F43316"/>
    <w:rsid w:val="00F50BF1"/>
    <w:rsid w:val="00F51EDD"/>
    <w:rsid w:val="00F5323B"/>
    <w:rsid w:val="00F537DC"/>
    <w:rsid w:val="00F53DAD"/>
    <w:rsid w:val="00F543AB"/>
    <w:rsid w:val="00F543DB"/>
    <w:rsid w:val="00F5575B"/>
    <w:rsid w:val="00F56061"/>
    <w:rsid w:val="00F5644B"/>
    <w:rsid w:val="00F56D55"/>
    <w:rsid w:val="00F5724A"/>
    <w:rsid w:val="00F57383"/>
    <w:rsid w:val="00F57D5D"/>
    <w:rsid w:val="00F60126"/>
    <w:rsid w:val="00F609AA"/>
    <w:rsid w:val="00F6186A"/>
    <w:rsid w:val="00F62092"/>
    <w:rsid w:val="00F627EE"/>
    <w:rsid w:val="00F62AEA"/>
    <w:rsid w:val="00F630D0"/>
    <w:rsid w:val="00F64868"/>
    <w:rsid w:val="00F67D58"/>
    <w:rsid w:val="00F705A2"/>
    <w:rsid w:val="00F7193B"/>
    <w:rsid w:val="00F73C30"/>
    <w:rsid w:val="00F80407"/>
    <w:rsid w:val="00F806E6"/>
    <w:rsid w:val="00F812E7"/>
    <w:rsid w:val="00F8159A"/>
    <w:rsid w:val="00F818D6"/>
    <w:rsid w:val="00F81BCB"/>
    <w:rsid w:val="00F82CE3"/>
    <w:rsid w:val="00F82DB5"/>
    <w:rsid w:val="00F83A05"/>
    <w:rsid w:val="00F84C05"/>
    <w:rsid w:val="00F852E2"/>
    <w:rsid w:val="00F859BE"/>
    <w:rsid w:val="00F86548"/>
    <w:rsid w:val="00F8736D"/>
    <w:rsid w:val="00F87857"/>
    <w:rsid w:val="00F90624"/>
    <w:rsid w:val="00F910E5"/>
    <w:rsid w:val="00F915B8"/>
    <w:rsid w:val="00F91E47"/>
    <w:rsid w:val="00F92355"/>
    <w:rsid w:val="00F93122"/>
    <w:rsid w:val="00F947C7"/>
    <w:rsid w:val="00F94F61"/>
    <w:rsid w:val="00F95C65"/>
    <w:rsid w:val="00F96A3C"/>
    <w:rsid w:val="00F97207"/>
    <w:rsid w:val="00FA0425"/>
    <w:rsid w:val="00FA0649"/>
    <w:rsid w:val="00FA0F97"/>
    <w:rsid w:val="00FA0FED"/>
    <w:rsid w:val="00FA1956"/>
    <w:rsid w:val="00FA3584"/>
    <w:rsid w:val="00FA3694"/>
    <w:rsid w:val="00FA4B38"/>
    <w:rsid w:val="00FA697D"/>
    <w:rsid w:val="00FA6DAF"/>
    <w:rsid w:val="00FA71E5"/>
    <w:rsid w:val="00FB0A43"/>
    <w:rsid w:val="00FB0BB7"/>
    <w:rsid w:val="00FB3C6D"/>
    <w:rsid w:val="00FB459A"/>
    <w:rsid w:val="00FB4624"/>
    <w:rsid w:val="00FB4E1F"/>
    <w:rsid w:val="00FB63D4"/>
    <w:rsid w:val="00FC0D8A"/>
    <w:rsid w:val="00FC3BE3"/>
    <w:rsid w:val="00FC4DFF"/>
    <w:rsid w:val="00FC6C0F"/>
    <w:rsid w:val="00FC734E"/>
    <w:rsid w:val="00FC7972"/>
    <w:rsid w:val="00FC7B96"/>
    <w:rsid w:val="00FC7C4C"/>
    <w:rsid w:val="00FD034D"/>
    <w:rsid w:val="00FD0942"/>
    <w:rsid w:val="00FD1B2A"/>
    <w:rsid w:val="00FD1CD0"/>
    <w:rsid w:val="00FD27DC"/>
    <w:rsid w:val="00FD2A96"/>
    <w:rsid w:val="00FD3168"/>
    <w:rsid w:val="00FD3E94"/>
    <w:rsid w:val="00FD3F3D"/>
    <w:rsid w:val="00FD58D5"/>
    <w:rsid w:val="00FD6462"/>
    <w:rsid w:val="00FD6D79"/>
    <w:rsid w:val="00FD72D8"/>
    <w:rsid w:val="00FD7711"/>
    <w:rsid w:val="00FD7AA0"/>
    <w:rsid w:val="00FE355F"/>
    <w:rsid w:val="00FE4286"/>
    <w:rsid w:val="00FE5EEC"/>
    <w:rsid w:val="00FE5FE1"/>
    <w:rsid w:val="00FE6A3C"/>
    <w:rsid w:val="00FE6B98"/>
    <w:rsid w:val="00FEE006"/>
    <w:rsid w:val="00FF0CEE"/>
    <w:rsid w:val="00FF1488"/>
    <w:rsid w:val="00FF3C10"/>
    <w:rsid w:val="00FF5133"/>
    <w:rsid w:val="00FF545A"/>
    <w:rsid w:val="00FF6D59"/>
    <w:rsid w:val="00FF6EAA"/>
    <w:rsid w:val="00FF6EB7"/>
    <w:rsid w:val="0117D26B"/>
    <w:rsid w:val="014AC145"/>
    <w:rsid w:val="0158E37F"/>
    <w:rsid w:val="01A29660"/>
    <w:rsid w:val="01A8C5A5"/>
    <w:rsid w:val="01BD5C0A"/>
    <w:rsid w:val="01DFEF57"/>
    <w:rsid w:val="01E45862"/>
    <w:rsid w:val="02376810"/>
    <w:rsid w:val="02A1D7EE"/>
    <w:rsid w:val="02D6A6E9"/>
    <w:rsid w:val="02E9CBC1"/>
    <w:rsid w:val="02FD703D"/>
    <w:rsid w:val="032F9975"/>
    <w:rsid w:val="03474185"/>
    <w:rsid w:val="0379738F"/>
    <w:rsid w:val="0397D59D"/>
    <w:rsid w:val="03A08464"/>
    <w:rsid w:val="03BEC8EA"/>
    <w:rsid w:val="03D6D334"/>
    <w:rsid w:val="03E4963C"/>
    <w:rsid w:val="040BA916"/>
    <w:rsid w:val="042E3E5D"/>
    <w:rsid w:val="043E3856"/>
    <w:rsid w:val="04522D91"/>
    <w:rsid w:val="04866BBF"/>
    <w:rsid w:val="04867EEF"/>
    <w:rsid w:val="049A65DA"/>
    <w:rsid w:val="04BC1D6E"/>
    <w:rsid w:val="04D4BCA6"/>
    <w:rsid w:val="0503F64E"/>
    <w:rsid w:val="05237FE6"/>
    <w:rsid w:val="054978B5"/>
    <w:rsid w:val="056577B0"/>
    <w:rsid w:val="057F3860"/>
    <w:rsid w:val="0590CD39"/>
    <w:rsid w:val="0592A760"/>
    <w:rsid w:val="05961C80"/>
    <w:rsid w:val="05A116C1"/>
    <w:rsid w:val="0612522D"/>
    <w:rsid w:val="0634EB41"/>
    <w:rsid w:val="063A2C0F"/>
    <w:rsid w:val="0641C562"/>
    <w:rsid w:val="06674CBB"/>
    <w:rsid w:val="06A70802"/>
    <w:rsid w:val="06AB7636"/>
    <w:rsid w:val="06EE78D8"/>
    <w:rsid w:val="06FCBF52"/>
    <w:rsid w:val="071EC086"/>
    <w:rsid w:val="074D30BC"/>
    <w:rsid w:val="07561878"/>
    <w:rsid w:val="0758D1C4"/>
    <w:rsid w:val="07AD50C3"/>
    <w:rsid w:val="07FA2C5F"/>
    <w:rsid w:val="083C00D3"/>
    <w:rsid w:val="085127AF"/>
    <w:rsid w:val="08666C07"/>
    <w:rsid w:val="086FC45F"/>
    <w:rsid w:val="0872A3E6"/>
    <w:rsid w:val="088AED61"/>
    <w:rsid w:val="089A3A58"/>
    <w:rsid w:val="089CF8CE"/>
    <w:rsid w:val="08A30CE8"/>
    <w:rsid w:val="08B3058C"/>
    <w:rsid w:val="08C051A9"/>
    <w:rsid w:val="08E4B017"/>
    <w:rsid w:val="094155E2"/>
    <w:rsid w:val="0948C701"/>
    <w:rsid w:val="09551CB5"/>
    <w:rsid w:val="095966D3"/>
    <w:rsid w:val="0981A4EB"/>
    <w:rsid w:val="098A9507"/>
    <w:rsid w:val="09904056"/>
    <w:rsid w:val="09978D78"/>
    <w:rsid w:val="09ACE77A"/>
    <w:rsid w:val="09D22BB8"/>
    <w:rsid w:val="09D35AF6"/>
    <w:rsid w:val="0A04D3B9"/>
    <w:rsid w:val="0A0F6F19"/>
    <w:rsid w:val="0A10D3FC"/>
    <w:rsid w:val="0A227431"/>
    <w:rsid w:val="0A3E5D3C"/>
    <w:rsid w:val="0A747D3A"/>
    <w:rsid w:val="0A876FDD"/>
    <w:rsid w:val="0A894134"/>
    <w:rsid w:val="0AA2AA9C"/>
    <w:rsid w:val="0AB27303"/>
    <w:rsid w:val="0AB66F53"/>
    <w:rsid w:val="0AC528CC"/>
    <w:rsid w:val="0AC7586D"/>
    <w:rsid w:val="0ACCA929"/>
    <w:rsid w:val="0ADF1374"/>
    <w:rsid w:val="0AEB5C65"/>
    <w:rsid w:val="0AF23BE0"/>
    <w:rsid w:val="0AFD8935"/>
    <w:rsid w:val="0B5824D3"/>
    <w:rsid w:val="0B6BCDED"/>
    <w:rsid w:val="0B895FAD"/>
    <w:rsid w:val="0B8F8A19"/>
    <w:rsid w:val="0B99257E"/>
    <w:rsid w:val="0B9CA72E"/>
    <w:rsid w:val="0BA87EDF"/>
    <w:rsid w:val="0BB17D54"/>
    <w:rsid w:val="0BCEFC88"/>
    <w:rsid w:val="0C48156E"/>
    <w:rsid w:val="0C494A3B"/>
    <w:rsid w:val="0C49B0FD"/>
    <w:rsid w:val="0C5CFF66"/>
    <w:rsid w:val="0C95AA3E"/>
    <w:rsid w:val="0CA42CC5"/>
    <w:rsid w:val="0CCB2C74"/>
    <w:rsid w:val="0CD09CD3"/>
    <w:rsid w:val="0CD23C1D"/>
    <w:rsid w:val="0D02FF93"/>
    <w:rsid w:val="0D14A7AC"/>
    <w:rsid w:val="0D2206A3"/>
    <w:rsid w:val="0D2A63E6"/>
    <w:rsid w:val="0D465A7F"/>
    <w:rsid w:val="0D5F152D"/>
    <w:rsid w:val="0D628F81"/>
    <w:rsid w:val="0D69541E"/>
    <w:rsid w:val="0D779896"/>
    <w:rsid w:val="0D970832"/>
    <w:rsid w:val="0DF15C20"/>
    <w:rsid w:val="0E175F51"/>
    <w:rsid w:val="0E20F515"/>
    <w:rsid w:val="0E23B584"/>
    <w:rsid w:val="0E3C810F"/>
    <w:rsid w:val="0E53302B"/>
    <w:rsid w:val="0E56E905"/>
    <w:rsid w:val="0E5EBBF7"/>
    <w:rsid w:val="0E7EF3D5"/>
    <w:rsid w:val="0E97613A"/>
    <w:rsid w:val="0EBD006A"/>
    <w:rsid w:val="0EC9C066"/>
    <w:rsid w:val="0F016381"/>
    <w:rsid w:val="0F15B20B"/>
    <w:rsid w:val="0F62A42A"/>
    <w:rsid w:val="0F7033FE"/>
    <w:rsid w:val="0F83789B"/>
    <w:rsid w:val="0F9225D4"/>
    <w:rsid w:val="0FAAE082"/>
    <w:rsid w:val="0FBA843A"/>
    <w:rsid w:val="0FD43088"/>
    <w:rsid w:val="1019DD99"/>
    <w:rsid w:val="103577FA"/>
    <w:rsid w:val="10653D13"/>
    <w:rsid w:val="1099F207"/>
    <w:rsid w:val="10A098CF"/>
    <w:rsid w:val="11002941"/>
    <w:rsid w:val="1114CDD8"/>
    <w:rsid w:val="112DF635"/>
    <w:rsid w:val="117EDA4B"/>
    <w:rsid w:val="1184F053"/>
    <w:rsid w:val="119B25ED"/>
    <w:rsid w:val="11A3A13F"/>
    <w:rsid w:val="11E147E8"/>
    <w:rsid w:val="11E579D2"/>
    <w:rsid w:val="1206D5F9"/>
    <w:rsid w:val="1214E678"/>
    <w:rsid w:val="1219CBA2"/>
    <w:rsid w:val="125F4274"/>
    <w:rsid w:val="1295B45F"/>
    <w:rsid w:val="12A24716"/>
    <w:rsid w:val="12C22A54"/>
    <w:rsid w:val="12C7D278"/>
    <w:rsid w:val="12CEFABB"/>
    <w:rsid w:val="12F63D92"/>
    <w:rsid w:val="12FBCEEB"/>
    <w:rsid w:val="130D6430"/>
    <w:rsid w:val="130DB65C"/>
    <w:rsid w:val="1342149D"/>
    <w:rsid w:val="135A0365"/>
    <w:rsid w:val="13CC1725"/>
    <w:rsid w:val="13D9B211"/>
    <w:rsid w:val="13FE0D74"/>
    <w:rsid w:val="13FEAA7D"/>
    <w:rsid w:val="141B1B08"/>
    <w:rsid w:val="14677468"/>
    <w:rsid w:val="1473A616"/>
    <w:rsid w:val="149C43D8"/>
    <w:rsid w:val="14A3412A"/>
    <w:rsid w:val="14BB4877"/>
    <w:rsid w:val="14FA5EB2"/>
    <w:rsid w:val="15231D6E"/>
    <w:rsid w:val="15249F9B"/>
    <w:rsid w:val="15299696"/>
    <w:rsid w:val="1536D04C"/>
    <w:rsid w:val="15B1AE17"/>
    <w:rsid w:val="15BFCF6D"/>
    <w:rsid w:val="15E5E216"/>
    <w:rsid w:val="15F37738"/>
    <w:rsid w:val="15FB2960"/>
    <w:rsid w:val="160948F2"/>
    <w:rsid w:val="16129F0F"/>
    <w:rsid w:val="161B1512"/>
    <w:rsid w:val="16335D75"/>
    <w:rsid w:val="163B4953"/>
    <w:rsid w:val="16427999"/>
    <w:rsid w:val="1651C9C4"/>
    <w:rsid w:val="16695501"/>
    <w:rsid w:val="167253ED"/>
    <w:rsid w:val="16CB41C3"/>
    <w:rsid w:val="16CC8DEC"/>
    <w:rsid w:val="16E4E97B"/>
    <w:rsid w:val="173D340B"/>
    <w:rsid w:val="173F5E0F"/>
    <w:rsid w:val="17410484"/>
    <w:rsid w:val="176D51AB"/>
    <w:rsid w:val="1783AE6B"/>
    <w:rsid w:val="17A540AA"/>
    <w:rsid w:val="17B3A2AD"/>
    <w:rsid w:val="17BF0DE2"/>
    <w:rsid w:val="17C51D40"/>
    <w:rsid w:val="17D19319"/>
    <w:rsid w:val="17F93EAA"/>
    <w:rsid w:val="18073C13"/>
    <w:rsid w:val="18412310"/>
    <w:rsid w:val="18437CA7"/>
    <w:rsid w:val="184F9E4A"/>
    <w:rsid w:val="1859E5E4"/>
    <w:rsid w:val="187216F5"/>
    <w:rsid w:val="18DAA25F"/>
    <w:rsid w:val="18DF7F52"/>
    <w:rsid w:val="18E62F58"/>
    <w:rsid w:val="18FB7D6A"/>
    <w:rsid w:val="18FDEDE7"/>
    <w:rsid w:val="192013F5"/>
    <w:rsid w:val="192B7FD0"/>
    <w:rsid w:val="1940B2FC"/>
    <w:rsid w:val="195522A4"/>
    <w:rsid w:val="1985FBA0"/>
    <w:rsid w:val="19B401FC"/>
    <w:rsid w:val="19C23878"/>
    <w:rsid w:val="19D3F01F"/>
    <w:rsid w:val="19EDF829"/>
    <w:rsid w:val="19F73A21"/>
    <w:rsid w:val="1A05DAB9"/>
    <w:rsid w:val="1A0E3C3E"/>
    <w:rsid w:val="1A16B30B"/>
    <w:rsid w:val="1A2A3800"/>
    <w:rsid w:val="1A2D2D9C"/>
    <w:rsid w:val="1A301B89"/>
    <w:rsid w:val="1A4A93AE"/>
    <w:rsid w:val="1A6F5945"/>
    <w:rsid w:val="1AB373DC"/>
    <w:rsid w:val="1AC6FC6D"/>
    <w:rsid w:val="1AD0B664"/>
    <w:rsid w:val="1B21CC01"/>
    <w:rsid w:val="1B28B5DD"/>
    <w:rsid w:val="1B3FCE72"/>
    <w:rsid w:val="1B786C32"/>
    <w:rsid w:val="1B86E8B8"/>
    <w:rsid w:val="1BAD9EC3"/>
    <w:rsid w:val="1BB6A3BB"/>
    <w:rsid w:val="1BBFBA35"/>
    <w:rsid w:val="1BEBC6BC"/>
    <w:rsid w:val="1C03467C"/>
    <w:rsid w:val="1C0E6BB7"/>
    <w:rsid w:val="1C0ECA67"/>
    <w:rsid w:val="1C11CDF1"/>
    <w:rsid w:val="1C28BEC6"/>
    <w:rsid w:val="1C3DE59F"/>
    <w:rsid w:val="1C4645A8"/>
    <w:rsid w:val="1C4B7E66"/>
    <w:rsid w:val="1C742403"/>
    <w:rsid w:val="1CC6B4AA"/>
    <w:rsid w:val="1CE5899D"/>
    <w:rsid w:val="1CEBE724"/>
    <w:rsid w:val="1D004E27"/>
    <w:rsid w:val="1D452EB1"/>
    <w:rsid w:val="1DC4974B"/>
    <w:rsid w:val="1DC808A2"/>
    <w:rsid w:val="1DD65536"/>
    <w:rsid w:val="1DE37BD5"/>
    <w:rsid w:val="1E055A27"/>
    <w:rsid w:val="1E590ABF"/>
    <w:rsid w:val="1E5AF274"/>
    <w:rsid w:val="1E93C3C5"/>
    <w:rsid w:val="1E999F0B"/>
    <w:rsid w:val="1EC040FE"/>
    <w:rsid w:val="1ED5D8FC"/>
    <w:rsid w:val="1EF94E7D"/>
    <w:rsid w:val="1F730072"/>
    <w:rsid w:val="1F85D3F0"/>
    <w:rsid w:val="1FB13260"/>
    <w:rsid w:val="1FCA9944"/>
    <w:rsid w:val="1FE6B4C8"/>
    <w:rsid w:val="1FF11505"/>
    <w:rsid w:val="200B9102"/>
    <w:rsid w:val="201042E9"/>
    <w:rsid w:val="201C4C38"/>
    <w:rsid w:val="202DE8CF"/>
    <w:rsid w:val="203C7F7C"/>
    <w:rsid w:val="205950BD"/>
    <w:rsid w:val="205E03F6"/>
    <w:rsid w:val="20640178"/>
    <w:rsid w:val="20735C25"/>
    <w:rsid w:val="20910449"/>
    <w:rsid w:val="20B4C73F"/>
    <w:rsid w:val="20C8C7F8"/>
    <w:rsid w:val="20D33891"/>
    <w:rsid w:val="20E238EE"/>
    <w:rsid w:val="20F11C07"/>
    <w:rsid w:val="20F7019C"/>
    <w:rsid w:val="2102161E"/>
    <w:rsid w:val="211867BA"/>
    <w:rsid w:val="2138EB8C"/>
    <w:rsid w:val="213FF7E8"/>
    <w:rsid w:val="2141B7BF"/>
    <w:rsid w:val="214614D1"/>
    <w:rsid w:val="2184BC70"/>
    <w:rsid w:val="21A09CAC"/>
    <w:rsid w:val="21FD8D08"/>
    <w:rsid w:val="220F2C86"/>
    <w:rsid w:val="221E23AB"/>
    <w:rsid w:val="2222E270"/>
    <w:rsid w:val="22269F08"/>
    <w:rsid w:val="228E9D25"/>
    <w:rsid w:val="22BDEBFE"/>
    <w:rsid w:val="22C80EFF"/>
    <w:rsid w:val="22CBCDD1"/>
    <w:rsid w:val="22DC0ED4"/>
    <w:rsid w:val="23168BA3"/>
    <w:rsid w:val="2320B227"/>
    <w:rsid w:val="232A64CE"/>
    <w:rsid w:val="232B8829"/>
    <w:rsid w:val="23383BA7"/>
    <w:rsid w:val="235E32B8"/>
    <w:rsid w:val="2370C47B"/>
    <w:rsid w:val="237A7E4F"/>
    <w:rsid w:val="237C6BCE"/>
    <w:rsid w:val="237F68DA"/>
    <w:rsid w:val="238221B9"/>
    <w:rsid w:val="23AF2FE4"/>
    <w:rsid w:val="23C694A4"/>
    <w:rsid w:val="23F93596"/>
    <w:rsid w:val="24047480"/>
    <w:rsid w:val="244B4651"/>
    <w:rsid w:val="248FCC2F"/>
    <w:rsid w:val="248FE9CB"/>
    <w:rsid w:val="24997401"/>
    <w:rsid w:val="24BF82C0"/>
    <w:rsid w:val="24C536A2"/>
    <w:rsid w:val="24E158E9"/>
    <w:rsid w:val="24E67693"/>
    <w:rsid w:val="2525CE11"/>
    <w:rsid w:val="252A4539"/>
    <w:rsid w:val="2573775C"/>
    <w:rsid w:val="257C3C7E"/>
    <w:rsid w:val="258502BD"/>
    <w:rsid w:val="258CB251"/>
    <w:rsid w:val="25AD833C"/>
    <w:rsid w:val="25FCE2CE"/>
    <w:rsid w:val="26037A24"/>
    <w:rsid w:val="2635E100"/>
    <w:rsid w:val="263A1641"/>
    <w:rsid w:val="269AED3B"/>
    <w:rsid w:val="269E4FBA"/>
    <w:rsid w:val="26C7C284"/>
    <w:rsid w:val="26D21621"/>
    <w:rsid w:val="26E1F5F3"/>
    <w:rsid w:val="26FBABDA"/>
    <w:rsid w:val="27119F18"/>
    <w:rsid w:val="271A8FB3"/>
    <w:rsid w:val="277D9C3C"/>
    <w:rsid w:val="278F2B01"/>
    <w:rsid w:val="27AA3DF0"/>
    <w:rsid w:val="27C1FCAF"/>
    <w:rsid w:val="27CE7316"/>
    <w:rsid w:val="27E306F3"/>
    <w:rsid w:val="27E78208"/>
    <w:rsid w:val="2840DBF1"/>
    <w:rsid w:val="286D729F"/>
    <w:rsid w:val="2881F400"/>
    <w:rsid w:val="289DF223"/>
    <w:rsid w:val="28ABB96E"/>
    <w:rsid w:val="28CA6873"/>
    <w:rsid w:val="28ED5945"/>
    <w:rsid w:val="295F8EFB"/>
    <w:rsid w:val="296E97A3"/>
    <w:rsid w:val="297868A8"/>
    <w:rsid w:val="2994D601"/>
    <w:rsid w:val="29D92014"/>
    <w:rsid w:val="2A046EBB"/>
    <w:rsid w:val="2A08612F"/>
    <w:rsid w:val="2A08D3CB"/>
    <w:rsid w:val="2A8A38DC"/>
    <w:rsid w:val="2A8B619E"/>
    <w:rsid w:val="2AEFE982"/>
    <w:rsid w:val="2B15CE2E"/>
    <w:rsid w:val="2B15E8FB"/>
    <w:rsid w:val="2B55A7A1"/>
    <w:rsid w:val="2B591E70"/>
    <w:rsid w:val="2B60006A"/>
    <w:rsid w:val="2B707874"/>
    <w:rsid w:val="2B831D42"/>
    <w:rsid w:val="2BA74A4C"/>
    <w:rsid w:val="2BB45C04"/>
    <w:rsid w:val="2BB8331D"/>
    <w:rsid w:val="2BD20EDD"/>
    <w:rsid w:val="2C03304E"/>
    <w:rsid w:val="2C22CF50"/>
    <w:rsid w:val="2C7DC137"/>
    <w:rsid w:val="2C819E13"/>
    <w:rsid w:val="2C88D7B3"/>
    <w:rsid w:val="2CA03171"/>
    <w:rsid w:val="2D578138"/>
    <w:rsid w:val="2DB44076"/>
    <w:rsid w:val="2DC14A17"/>
    <w:rsid w:val="2DC42BFE"/>
    <w:rsid w:val="2DD3ABB9"/>
    <w:rsid w:val="2DDCDBCF"/>
    <w:rsid w:val="2E0974AA"/>
    <w:rsid w:val="2E27FD3C"/>
    <w:rsid w:val="2E2C7C8E"/>
    <w:rsid w:val="2E2F3265"/>
    <w:rsid w:val="2E4360BC"/>
    <w:rsid w:val="2E43EF58"/>
    <w:rsid w:val="2E7B45CC"/>
    <w:rsid w:val="2ED2D469"/>
    <w:rsid w:val="2F0C4BC9"/>
    <w:rsid w:val="2F157BF3"/>
    <w:rsid w:val="2F200C45"/>
    <w:rsid w:val="2F8047B4"/>
    <w:rsid w:val="2F9BF7BA"/>
    <w:rsid w:val="2FC1FB18"/>
    <w:rsid w:val="2FC64BAB"/>
    <w:rsid w:val="2FDD94CA"/>
    <w:rsid w:val="300252D6"/>
    <w:rsid w:val="305AFDE7"/>
    <w:rsid w:val="308F7A07"/>
    <w:rsid w:val="30EF9023"/>
    <w:rsid w:val="31289891"/>
    <w:rsid w:val="31482D6B"/>
    <w:rsid w:val="314B8400"/>
    <w:rsid w:val="3173401E"/>
    <w:rsid w:val="3174E8E5"/>
    <w:rsid w:val="318A4417"/>
    <w:rsid w:val="318B4423"/>
    <w:rsid w:val="319476DF"/>
    <w:rsid w:val="31B94D51"/>
    <w:rsid w:val="31D3A6DA"/>
    <w:rsid w:val="31DD96DA"/>
    <w:rsid w:val="31E03818"/>
    <w:rsid w:val="320A752B"/>
    <w:rsid w:val="320FADE9"/>
    <w:rsid w:val="324B4A1C"/>
    <w:rsid w:val="324E00BC"/>
    <w:rsid w:val="32A9DE75"/>
    <w:rsid w:val="32D330C2"/>
    <w:rsid w:val="32EE1F0A"/>
    <w:rsid w:val="32F75207"/>
    <w:rsid w:val="33113430"/>
    <w:rsid w:val="3323C03B"/>
    <w:rsid w:val="334E7E03"/>
    <w:rsid w:val="339777AD"/>
    <w:rsid w:val="33BEB988"/>
    <w:rsid w:val="33C6E759"/>
    <w:rsid w:val="33E93E70"/>
    <w:rsid w:val="33F399E2"/>
    <w:rsid w:val="33F41B16"/>
    <w:rsid w:val="344FFB12"/>
    <w:rsid w:val="345D1B4A"/>
    <w:rsid w:val="3477BD64"/>
    <w:rsid w:val="34BDB589"/>
    <w:rsid w:val="34D0CC94"/>
    <w:rsid w:val="34D1E6A1"/>
    <w:rsid w:val="35271281"/>
    <w:rsid w:val="3547DB66"/>
    <w:rsid w:val="354A0373"/>
    <w:rsid w:val="35783A24"/>
    <w:rsid w:val="35AE40C4"/>
    <w:rsid w:val="35B2B3F0"/>
    <w:rsid w:val="35E28A7D"/>
    <w:rsid w:val="360DC593"/>
    <w:rsid w:val="362E2152"/>
    <w:rsid w:val="36461B4B"/>
    <w:rsid w:val="368F1E2F"/>
    <w:rsid w:val="36931070"/>
    <w:rsid w:val="36A9C675"/>
    <w:rsid w:val="36B0673C"/>
    <w:rsid w:val="36B3854B"/>
    <w:rsid w:val="36C623D2"/>
    <w:rsid w:val="36D5B8C6"/>
    <w:rsid w:val="36F70EAB"/>
    <w:rsid w:val="372F9234"/>
    <w:rsid w:val="3758E960"/>
    <w:rsid w:val="375929AD"/>
    <w:rsid w:val="376F0B20"/>
    <w:rsid w:val="3774C7AC"/>
    <w:rsid w:val="377C8568"/>
    <w:rsid w:val="37816308"/>
    <w:rsid w:val="37CC8ACB"/>
    <w:rsid w:val="381C9B20"/>
    <w:rsid w:val="3823F1FC"/>
    <w:rsid w:val="383624A8"/>
    <w:rsid w:val="3854B927"/>
    <w:rsid w:val="3855B002"/>
    <w:rsid w:val="387BDFA6"/>
    <w:rsid w:val="38821EC7"/>
    <w:rsid w:val="3883F23C"/>
    <w:rsid w:val="389BD21C"/>
    <w:rsid w:val="38D09B8C"/>
    <w:rsid w:val="3912D8E0"/>
    <w:rsid w:val="397BD360"/>
    <w:rsid w:val="39801C5C"/>
    <w:rsid w:val="39A19753"/>
    <w:rsid w:val="39C7A71E"/>
    <w:rsid w:val="39EC50A0"/>
    <w:rsid w:val="3A1D7496"/>
    <w:rsid w:val="3A25E5F4"/>
    <w:rsid w:val="3A28D3F8"/>
    <w:rsid w:val="3A3BA315"/>
    <w:rsid w:val="3A59178E"/>
    <w:rsid w:val="3A69E7D4"/>
    <w:rsid w:val="3AA65BF7"/>
    <w:rsid w:val="3AC5E801"/>
    <w:rsid w:val="3AC734CC"/>
    <w:rsid w:val="3AF89304"/>
    <w:rsid w:val="3B15027E"/>
    <w:rsid w:val="3B15A1FB"/>
    <w:rsid w:val="3B37E15E"/>
    <w:rsid w:val="3B50DD71"/>
    <w:rsid w:val="3B75C26E"/>
    <w:rsid w:val="3B7BB422"/>
    <w:rsid w:val="3C09692B"/>
    <w:rsid w:val="3C131596"/>
    <w:rsid w:val="3C5BC427"/>
    <w:rsid w:val="3C8E99D6"/>
    <w:rsid w:val="3CB1CE7D"/>
    <w:rsid w:val="3CD5E057"/>
    <w:rsid w:val="3CDD4AD2"/>
    <w:rsid w:val="3D34D1B7"/>
    <w:rsid w:val="3DA73676"/>
    <w:rsid w:val="3DF2D85B"/>
    <w:rsid w:val="3E3841F7"/>
    <w:rsid w:val="3E462383"/>
    <w:rsid w:val="3F11CA96"/>
    <w:rsid w:val="3F2AE98D"/>
    <w:rsid w:val="3F34039B"/>
    <w:rsid w:val="3F5F4FA4"/>
    <w:rsid w:val="3F706F7E"/>
    <w:rsid w:val="3FC3565B"/>
    <w:rsid w:val="4042638C"/>
    <w:rsid w:val="406831AA"/>
    <w:rsid w:val="40893D93"/>
    <w:rsid w:val="408CCF5C"/>
    <w:rsid w:val="408E926F"/>
    <w:rsid w:val="409B155C"/>
    <w:rsid w:val="40E00870"/>
    <w:rsid w:val="40FFE0EC"/>
    <w:rsid w:val="41055D7C"/>
    <w:rsid w:val="4128DA5D"/>
    <w:rsid w:val="4137A846"/>
    <w:rsid w:val="4140A18A"/>
    <w:rsid w:val="414C9574"/>
    <w:rsid w:val="4164B1CB"/>
    <w:rsid w:val="416C01FF"/>
    <w:rsid w:val="41719C96"/>
    <w:rsid w:val="41991054"/>
    <w:rsid w:val="41B07358"/>
    <w:rsid w:val="41D78A0C"/>
    <w:rsid w:val="41EE9E5A"/>
    <w:rsid w:val="420F86E7"/>
    <w:rsid w:val="4241E6D0"/>
    <w:rsid w:val="424C5E1F"/>
    <w:rsid w:val="425193B9"/>
    <w:rsid w:val="4258A021"/>
    <w:rsid w:val="4269A97A"/>
    <w:rsid w:val="42A5D666"/>
    <w:rsid w:val="42B1194C"/>
    <w:rsid w:val="42B17970"/>
    <w:rsid w:val="42C1279E"/>
    <w:rsid w:val="42C29327"/>
    <w:rsid w:val="431588C0"/>
    <w:rsid w:val="434B18FC"/>
    <w:rsid w:val="438F45E5"/>
    <w:rsid w:val="4395BA06"/>
    <w:rsid w:val="439AEF27"/>
    <w:rsid w:val="439DAD79"/>
    <w:rsid w:val="43B10C38"/>
    <w:rsid w:val="43BBA502"/>
    <w:rsid w:val="43BDFC8E"/>
    <w:rsid w:val="43D003B1"/>
    <w:rsid w:val="43D591B3"/>
    <w:rsid w:val="43FB3039"/>
    <w:rsid w:val="440AD308"/>
    <w:rsid w:val="441045A8"/>
    <w:rsid w:val="442145FD"/>
    <w:rsid w:val="4437D070"/>
    <w:rsid w:val="444A532B"/>
    <w:rsid w:val="446A2EA3"/>
    <w:rsid w:val="447671D5"/>
    <w:rsid w:val="448E751B"/>
    <w:rsid w:val="44AB3203"/>
    <w:rsid w:val="44BD51DA"/>
    <w:rsid w:val="44CD0733"/>
    <w:rsid w:val="44D21D5F"/>
    <w:rsid w:val="44E40792"/>
    <w:rsid w:val="44F6B99C"/>
    <w:rsid w:val="453348EC"/>
    <w:rsid w:val="45B2241B"/>
    <w:rsid w:val="45E65675"/>
    <w:rsid w:val="45E6DEC6"/>
    <w:rsid w:val="45F9EC19"/>
    <w:rsid w:val="4613C339"/>
    <w:rsid w:val="4614E8C4"/>
    <w:rsid w:val="461E9BB7"/>
    <w:rsid w:val="4628308E"/>
    <w:rsid w:val="46310230"/>
    <w:rsid w:val="4660B987"/>
    <w:rsid w:val="46704F27"/>
    <w:rsid w:val="467374B9"/>
    <w:rsid w:val="46975811"/>
    <w:rsid w:val="46CF9D62"/>
    <w:rsid w:val="46E9F0F7"/>
    <w:rsid w:val="46F4F28C"/>
    <w:rsid w:val="4705A879"/>
    <w:rsid w:val="4720F5F2"/>
    <w:rsid w:val="4767908F"/>
    <w:rsid w:val="47701124"/>
    <w:rsid w:val="47958604"/>
    <w:rsid w:val="47AD5695"/>
    <w:rsid w:val="47CD559D"/>
    <w:rsid w:val="47E59764"/>
    <w:rsid w:val="47E90EAB"/>
    <w:rsid w:val="47F79DDC"/>
    <w:rsid w:val="47FBBD81"/>
    <w:rsid w:val="48744D6E"/>
    <w:rsid w:val="487A57E2"/>
    <w:rsid w:val="4888FB8D"/>
    <w:rsid w:val="489FAA6B"/>
    <w:rsid w:val="48B57AD8"/>
    <w:rsid w:val="4926564F"/>
    <w:rsid w:val="49767AF1"/>
    <w:rsid w:val="4984C073"/>
    <w:rsid w:val="49CE234B"/>
    <w:rsid w:val="4A3F83DB"/>
    <w:rsid w:val="4A4C5903"/>
    <w:rsid w:val="4A59D97D"/>
    <w:rsid w:val="4A80D590"/>
    <w:rsid w:val="4AB551C5"/>
    <w:rsid w:val="4AB5C971"/>
    <w:rsid w:val="4AB5EEA9"/>
    <w:rsid w:val="4AB78049"/>
    <w:rsid w:val="4B34572A"/>
    <w:rsid w:val="4B38962A"/>
    <w:rsid w:val="4B3F69B0"/>
    <w:rsid w:val="4B407486"/>
    <w:rsid w:val="4B44B915"/>
    <w:rsid w:val="4B823DDD"/>
    <w:rsid w:val="4B8EAD5A"/>
    <w:rsid w:val="4B93F286"/>
    <w:rsid w:val="4BCF7032"/>
    <w:rsid w:val="4C25C8E0"/>
    <w:rsid w:val="4C2A47C6"/>
    <w:rsid w:val="4C3B0BAF"/>
    <w:rsid w:val="4C5432E0"/>
    <w:rsid w:val="4C55C8D9"/>
    <w:rsid w:val="4CCB5281"/>
    <w:rsid w:val="4CF3455A"/>
    <w:rsid w:val="4CF6C6D0"/>
    <w:rsid w:val="4D1D5930"/>
    <w:rsid w:val="4D203350"/>
    <w:rsid w:val="4D5A8223"/>
    <w:rsid w:val="4D5D1616"/>
    <w:rsid w:val="4D88EBFB"/>
    <w:rsid w:val="4DAE36D3"/>
    <w:rsid w:val="4DBBCCFD"/>
    <w:rsid w:val="4DE75505"/>
    <w:rsid w:val="4DF4A4F8"/>
    <w:rsid w:val="4E241CA6"/>
    <w:rsid w:val="4E289E21"/>
    <w:rsid w:val="4E3C9CDE"/>
    <w:rsid w:val="4E542CD7"/>
    <w:rsid w:val="4E7036EC"/>
    <w:rsid w:val="4E9F4E77"/>
    <w:rsid w:val="4EC4B30B"/>
    <w:rsid w:val="4FAACA3E"/>
    <w:rsid w:val="4FB0A51B"/>
    <w:rsid w:val="4FB22431"/>
    <w:rsid w:val="4FB7D579"/>
    <w:rsid w:val="4FB8899A"/>
    <w:rsid w:val="4FBC7E3F"/>
    <w:rsid w:val="4FCAB8AB"/>
    <w:rsid w:val="4FE1A419"/>
    <w:rsid w:val="4FF35CD9"/>
    <w:rsid w:val="4FF43E99"/>
    <w:rsid w:val="500C074D"/>
    <w:rsid w:val="5045477B"/>
    <w:rsid w:val="50479C50"/>
    <w:rsid w:val="50A7F953"/>
    <w:rsid w:val="50A9E981"/>
    <w:rsid w:val="50B414BB"/>
    <w:rsid w:val="50BAE822"/>
    <w:rsid w:val="50F370F2"/>
    <w:rsid w:val="50FE3E1A"/>
    <w:rsid w:val="5129BFC5"/>
    <w:rsid w:val="512C57B7"/>
    <w:rsid w:val="5131BEB5"/>
    <w:rsid w:val="51695E10"/>
    <w:rsid w:val="517EBEC6"/>
    <w:rsid w:val="5184A0EC"/>
    <w:rsid w:val="518EAF51"/>
    <w:rsid w:val="51A987F0"/>
    <w:rsid w:val="52248155"/>
    <w:rsid w:val="52249797"/>
    <w:rsid w:val="527A0A8E"/>
    <w:rsid w:val="52E4041E"/>
    <w:rsid w:val="52EA2DFF"/>
    <w:rsid w:val="52F311BD"/>
    <w:rsid w:val="52FB27EE"/>
    <w:rsid w:val="530FD75E"/>
    <w:rsid w:val="53309E4E"/>
    <w:rsid w:val="53329874"/>
    <w:rsid w:val="5333AB39"/>
    <w:rsid w:val="53399ACA"/>
    <w:rsid w:val="533BBA89"/>
    <w:rsid w:val="5343A80F"/>
    <w:rsid w:val="53B707DE"/>
    <w:rsid w:val="53C9878D"/>
    <w:rsid w:val="53F4F288"/>
    <w:rsid w:val="54030107"/>
    <w:rsid w:val="54452175"/>
    <w:rsid w:val="5487E64B"/>
    <w:rsid w:val="548F8E22"/>
    <w:rsid w:val="54919DE4"/>
    <w:rsid w:val="54C6CAA5"/>
    <w:rsid w:val="54CDB8C6"/>
    <w:rsid w:val="54FA2DEC"/>
    <w:rsid w:val="55194AD7"/>
    <w:rsid w:val="55457445"/>
    <w:rsid w:val="5549B014"/>
    <w:rsid w:val="5550FB7A"/>
    <w:rsid w:val="55609834"/>
    <w:rsid w:val="5580B240"/>
    <w:rsid w:val="558F6CD8"/>
    <w:rsid w:val="5597B116"/>
    <w:rsid w:val="55B88211"/>
    <w:rsid w:val="55C09B21"/>
    <w:rsid w:val="55D49106"/>
    <w:rsid w:val="562D424E"/>
    <w:rsid w:val="564DF1B6"/>
    <w:rsid w:val="56698927"/>
    <w:rsid w:val="5680D067"/>
    <w:rsid w:val="56A6267E"/>
    <w:rsid w:val="56ADD5F9"/>
    <w:rsid w:val="56AE8938"/>
    <w:rsid w:val="56DFD94B"/>
    <w:rsid w:val="56E01AC7"/>
    <w:rsid w:val="56F5327B"/>
    <w:rsid w:val="57124B26"/>
    <w:rsid w:val="572D4C0F"/>
    <w:rsid w:val="575D4CEA"/>
    <w:rsid w:val="579B62B7"/>
    <w:rsid w:val="579CA3F0"/>
    <w:rsid w:val="57B2FB8A"/>
    <w:rsid w:val="57D9000A"/>
    <w:rsid w:val="58239134"/>
    <w:rsid w:val="58274166"/>
    <w:rsid w:val="583B2DB1"/>
    <w:rsid w:val="58700E9F"/>
    <w:rsid w:val="589600CC"/>
    <w:rsid w:val="58A56BE6"/>
    <w:rsid w:val="58CCCA98"/>
    <w:rsid w:val="58DFD55B"/>
    <w:rsid w:val="59729103"/>
    <w:rsid w:val="597C2D61"/>
    <w:rsid w:val="59B5B1C5"/>
    <w:rsid w:val="5A16B6DC"/>
    <w:rsid w:val="5A7D46A7"/>
    <w:rsid w:val="5A9791B4"/>
    <w:rsid w:val="5A9AE8FE"/>
    <w:rsid w:val="5AABE8B7"/>
    <w:rsid w:val="5AAD2F90"/>
    <w:rsid w:val="5AB80F4E"/>
    <w:rsid w:val="5AD2089C"/>
    <w:rsid w:val="5AF7786F"/>
    <w:rsid w:val="5B043040"/>
    <w:rsid w:val="5B22F624"/>
    <w:rsid w:val="5BBD5FA0"/>
    <w:rsid w:val="5BC70541"/>
    <w:rsid w:val="5BEC2E38"/>
    <w:rsid w:val="5BEE0918"/>
    <w:rsid w:val="5C046B5A"/>
    <w:rsid w:val="5C0C0400"/>
    <w:rsid w:val="5C0EDD1C"/>
    <w:rsid w:val="5C1BEB4E"/>
    <w:rsid w:val="5C1E49FF"/>
    <w:rsid w:val="5C2D0717"/>
    <w:rsid w:val="5C2F7500"/>
    <w:rsid w:val="5C31D675"/>
    <w:rsid w:val="5C3AA1D2"/>
    <w:rsid w:val="5C485C9B"/>
    <w:rsid w:val="5C56DDC7"/>
    <w:rsid w:val="5C5D54B1"/>
    <w:rsid w:val="5C66289C"/>
    <w:rsid w:val="5C696BA2"/>
    <w:rsid w:val="5C7214B7"/>
    <w:rsid w:val="5C764E55"/>
    <w:rsid w:val="5C7E11EA"/>
    <w:rsid w:val="5CA2C522"/>
    <w:rsid w:val="5CAE91FB"/>
    <w:rsid w:val="5CCEA09A"/>
    <w:rsid w:val="5CDD020B"/>
    <w:rsid w:val="5CF58543"/>
    <w:rsid w:val="5D88AFE7"/>
    <w:rsid w:val="5DAAE389"/>
    <w:rsid w:val="5DB323EB"/>
    <w:rsid w:val="5DB5D1D6"/>
    <w:rsid w:val="5DB94E62"/>
    <w:rsid w:val="5DBB87E3"/>
    <w:rsid w:val="5DBCDA92"/>
    <w:rsid w:val="5DEDAB4C"/>
    <w:rsid w:val="5E0BA480"/>
    <w:rsid w:val="5E3815EF"/>
    <w:rsid w:val="5EAA1C47"/>
    <w:rsid w:val="5ED37CDC"/>
    <w:rsid w:val="5F0CF8EA"/>
    <w:rsid w:val="5F291DF4"/>
    <w:rsid w:val="5F7A3914"/>
    <w:rsid w:val="5F9F4304"/>
    <w:rsid w:val="5FA00178"/>
    <w:rsid w:val="5FCF7830"/>
    <w:rsid w:val="5FDC38D7"/>
    <w:rsid w:val="5FDC76A8"/>
    <w:rsid w:val="5FEEDE0D"/>
    <w:rsid w:val="600902BA"/>
    <w:rsid w:val="600AA28B"/>
    <w:rsid w:val="600B9F04"/>
    <w:rsid w:val="6033FAF5"/>
    <w:rsid w:val="609C9CB9"/>
    <w:rsid w:val="609DFDA9"/>
    <w:rsid w:val="60EED723"/>
    <w:rsid w:val="6147B85A"/>
    <w:rsid w:val="619DADC6"/>
    <w:rsid w:val="61E214CF"/>
    <w:rsid w:val="620B89DC"/>
    <w:rsid w:val="6236B4E1"/>
    <w:rsid w:val="623B7E31"/>
    <w:rsid w:val="627CBCD0"/>
    <w:rsid w:val="6288FAB5"/>
    <w:rsid w:val="62BD144E"/>
    <w:rsid w:val="62C533C9"/>
    <w:rsid w:val="62DC5DCD"/>
    <w:rsid w:val="634E70B6"/>
    <w:rsid w:val="6353D5CE"/>
    <w:rsid w:val="63582D38"/>
    <w:rsid w:val="6359CBD9"/>
    <w:rsid w:val="63616DA4"/>
    <w:rsid w:val="637BA202"/>
    <w:rsid w:val="638500DB"/>
    <w:rsid w:val="639A1242"/>
    <w:rsid w:val="63B62253"/>
    <w:rsid w:val="63EF47FF"/>
    <w:rsid w:val="64073404"/>
    <w:rsid w:val="645E5BF4"/>
    <w:rsid w:val="6486F3C0"/>
    <w:rsid w:val="6497C120"/>
    <w:rsid w:val="64A223F3"/>
    <w:rsid w:val="64BA8207"/>
    <w:rsid w:val="64BE0A4A"/>
    <w:rsid w:val="64CA91EC"/>
    <w:rsid w:val="64DC83E9"/>
    <w:rsid w:val="64F17A23"/>
    <w:rsid w:val="64F19F06"/>
    <w:rsid w:val="64F83212"/>
    <w:rsid w:val="651C85A2"/>
    <w:rsid w:val="652144C4"/>
    <w:rsid w:val="652610F8"/>
    <w:rsid w:val="65398285"/>
    <w:rsid w:val="657971B2"/>
    <w:rsid w:val="65BB954A"/>
    <w:rsid w:val="65D05328"/>
    <w:rsid w:val="65DBAA89"/>
    <w:rsid w:val="65EE41B9"/>
    <w:rsid w:val="65F93644"/>
    <w:rsid w:val="66048ACD"/>
    <w:rsid w:val="665EB1FD"/>
    <w:rsid w:val="6686F6B5"/>
    <w:rsid w:val="66AF256C"/>
    <w:rsid w:val="66FACC73"/>
    <w:rsid w:val="66FC286D"/>
    <w:rsid w:val="671B8453"/>
    <w:rsid w:val="6745CBD7"/>
    <w:rsid w:val="67734F8C"/>
    <w:rsid w:val="679DBBE4"/>
    <w:rsid w:val="679E65A8"/>
    <w:rsid w:val="67AB4E68"/>
    <w:rsid w:val="67D2FC39"/>
    <w:rsid w:val="6814149F"/>
    <w:rsid w:val="6832EC6A"/>
    <w:rsid w:val="68332F31"/>
    <w:rsid w:val="686781C6"/>
    <w:rsid w:val="68AB43D0"/>
    <w:rsid w:val="68D360D0"/>
    <w:rsid w:val="68E50795"/>
    <w:rsid w:val="68E8A1EE"/>
    <w:rsid w:val="68FACD8E"/>
    <w:rsid w:val="68FC9E14"/>
    <w:rsid w:val="6951B437"/>
    <w:rsid w:val="6960C0EE"/>
    <w:rsid w:val="6963F827"/>
    <w:rsid w:val="699EE021"/>
    <w:rsid w:val="69A4AF93"/>
    <w:rsid w:val="69C3403A"/>
    <w:rsid w:val="6A4BCD0D"/>
    <w:rsid w:val="6A6F143C"/>
    <w:rsid w:val="6AA3FCDC"/>
    <w:rsid w:val="6ABC1807"/>
    <w:rsid w:val="6AC15FB4"/>
    <w:rsid w:val="6ADE04C0"/>
    <w:rsid w:val="6B0CD1E2"/>
    <w:rsid w:val="6B2B5FB8"/>
    <w:rsid w:val="6B40735A"/>
    <w:rsid w:val="6B44C2DD"/>
    <w:rsid w:val="6B4591D6"/>
    <w:rsid w:val="6B60BBA7"/>
    <w:rsid w:val="6B64FE06"/>
    <w:rsid w:val="6B7CF378"/>
    <w:rsid w:val="6B91B3A9"/>
    <w:rsid w:val="6B9CC8F1"/>
    <w:rsid w:val="6BAA24BB"/>
    <w:rsid w:val="6BB0E02D"/>
    <w:rsid w:val="6BD6E150"/>
    <w:rsid w:val="6BF29610"/>
    <w:rsid w:val="6C2B6C6C"/>
    <w:rsid w:val="6C5CC2D9"/>
    <w:rsid w:val="6CAB9AD0"/>
    <w:rsid w:val="6CBE9E5D"/>
    <w:rsid w:val="6D1FCD50"/>
    <w:rsid w:val="6D8E6671"/>
    <w:rsid w:val="6DBBA15C"/>
    <w:rsid w:val="6DC22058"/>
    <w:rsid w:val="6DD27F3C"/>
    <w:rsid w:val="6DEACD5C"/>
    <w:rsid w:val="6DED8E59"/>
    <w:rsid w:val="6DFB42BD"/>
    <w:rsid w:val="6E196800"/>
    <w:rsid w:val="6E4CCA0B"/>
    <w:rsid w:val="6E5D78AF"/>
    <w:rsid w:val="6E7A4E48"/>
    <w:rsid w:val="6EC130F2"/>
    <w:rsid w:val="6EE82CD5"/>
    <w:rsid w:val="6EF9012D"/>
    <w:rsid w:val="6F240E7E"/>
    <w:rsid w:val="6F29BEE7"/>
    <w:rsid w:val="6F33E677"/>
    <w:rsid w:val="6F38FFEE"/>
    <w:rsid w:val="6F4176C6"/>
    <w:rsid w:val="6F914D9E"/>
    <w:rsid w:val="6FA65863"/>
    <w:rsid w:val="6FB055D7"/>
    <w:rsid w:val="6FD50254"/>
    <w:rsid w:val="6FEF3512"/>
    <w:rsid w:val="70830AAA"/>
    <w:rsid w:val="7087CDF8"/>
    <w:rsid w:val="70B39C36"/>
    <w:rsid w:val="70C9C4A3"/>
    <w:rsid w:val="70F8E333"/>
    <w:rsid w:val="7101EBC6"/>
    <w:rsid w:val="712A4954"/>
    <w:rsid w:val="71341AC5"/>
    <w:rsid w:val="714F06A2"/>
    <w:rsid w:val="716F4F24"/>
    <w:rsid w:val="7178093B"/>
    <w:rsid w:val="71994B0E"/>
    <w:rsid w:val="71B8845E"/>
    <w:rsid w:val="71BC4BE3"/>
    <w:rsid w:val="71C7C800"/>
    <w:rsid w:val="71F0E384"/>
    <w:rsid w:val="71F2338D"/>
    <w:rsid w:val="72177992"/>
    <w:rsid w:val="722FE950"/>
    <w:rsid w:val="7235A82B"/>
    <w:rsid w:val="72577853"/>
    <w:rsid w:val="7262E289"/>
    <w:rsid w:val="727699C1"/>
    <w:rsid w:val="72ABB66D"/>
    <w:rsid w:val="72FAA6A2"/>
    <w:rsid w:val="72FE21EA"/>
    <w:rsid w:val="7319FD9A"/>
    <w:rsid w:val="731AAA6A"/>
    <w:rsid w:val="733405E7"/>
    <w:rsid w:val="733CD59B"/>
    <w:rsid w:val="733FD115"/>
    <w:rsid w:val="7378191A"/>
    <w:rsid w:val="73919185"/>
    <w:rsid w:val="73DA57A1"/>
    <w:rsid w:val="73F30AA3"/>
    <w:rsid w:val="73F5667B"/>
    <w:rsid w:val="7458E5A3"/>
    <w:rsid w:val="748065E8"/>
    <w:rsid w:val="74A6CBF4"/>
    <w:rsid w:val="74B302A8"/>
    <w:rsid w:val="75073E4B"/>
    <w:rsid w:val="750EAD15"/>
    <w:rsid w:val="75293D9B"/>
    <w:rsid w:val="754D9BF8"/>
    <w:rsid w:val="75515F25"/>
    <w:rsid w:val="758CA3A8"/>
    <w:rsid w:val="75C39500"/>
    <w:rsid w:val="75C64A3A"/>
    <w:rsid w:val="7610CB8D"/>
    <w:rsid w:val="7611EACC"/>
    <w:rsid w:val="765E7249"/>
    <w:rsid w:val="76CDD4C4"/>
    <w:rsid w:val="76E6A739"/>
    <w:rsid w:val="76F087E0"/>
    <w:rsid w:val="772B6C12"/>
    <w:rsid w:val="77865BAD"/>
    <w:rsid w:val="77B60DF8"/>
    <w:rsid w:val="77DF0C14"/>
    <w:rsid w:val="77DFBA3E"/>
    <w:rsid w:val="77E8EB9F"/>
    <w:rsid w:val="77FA9502"/>
    <w:rsid w:val="78209251"/>
    <w:rsid w:val="782A3869"/>
    <w:rsid w:val="7833D3B2"/>
    <w:rsid w:val="78A90419"/>
    <w:rsid w:val="78A9054C"/>
    <w:rsid w:val="791EED65"/>
    <w:rsid w:val="79351AA3"/>
    <w:rsid w:val="797C65F2"/>
    <w:rsid w:val="79C4104C"/>
    <w:rsid w:val="79C608CA"/>
    <w:rsid w:val="79C91752"/>
    <w:rsid w:val="79DFDBB4"/>
    <w:rsid w:val="7A59ABEE"/>
    <w:rsid w:val="7A8C9079"/>
    <w:rsid w:val="7AAC4373"/>
    <w:rsid w:val="7ABB3CFE"/>
    <w:rsid w:val="7AEC7575"/>
    <w:rsid w:val="7B05A909"/>
    <w:rsid w:val="7B201F55"/>
    <w:rsid w:val="7B2E07A3"/>
    <w:rsid w:val="7B4DC1C1"/>
    <w:rsid w:val="7BA3A8AC"/>
    <w:rsid w:val="7BF17E76"/>
    <w:rsid w:val="7C07921A"/>
    <w:rsid w:val="7C0AC0EE"/>
    <w:rsid w:val="7C965214"/>
    <w:rsid w:val="7CA1796A"/>
    <w:rsid w:val="7CFA43C7"/>
    <w:rsid w:val="7CFD2A70"/>
    <w:rsid w:val="7D3D363D"/>
    <w:rsid w:val="7D6D3637"/>
    <w:rsid w:val="7D7379D1"/>
    <w:rsid w:val="7D91936A"/>
    <w:rsid w:val="7DABC7AD"/>
    <w:rsid w:val="7DAC77C1"/>
    <w:rsid w:val="7DD25CB4"/>
    <w:rsid w:val="7DD84422"/>
    <w:rsid w:val="7DE635D7"/>
    <w:rsid w:val="7E2249A0"/>
    <w:rsid w:val="7E24216E"/>
    <w:rsid w:val="7E4301B8"/>
    <w:rsid w:val="7E47B473"/>
    <w:rsid w:val="7E5061E2"/>
    <w:rsid w:val="7E514118"/>
    <w:rsid w:val="7E9AB7B2"/>
    <w:rsid w:val="7EA71CEF"/>
    <w:rsid w:val="7EC34E29"/>
    <w:rsid w:val="7EE5E427"/>
    <w:rsid w:val="7F283FC4"/>
    <w:rsid w:val="7F4318B0"/>
    <w:rsid w:val="7F6159B5"/>
    <w:rsid w:val="7F891AC9"/>
    <w:rsid w:val="7F90C542"/>
    <w:rsid w:val="7FB5B215"/>
    <w:rsid w:val="7FD91A2C"/>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AE3D9F7"/>
  <w15:chartTrackingRefBased/>
  <w15:docId w15:val="{54FF3D23-1135-4A56-96CD-2EC94601C3E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p14">
  <w:docDefaults>
    <w:rPrDefault>
      <w:rPr>
        <w:rFonts w:asciiTheme="minorHAnsi" w:hAnsiTheme="minorHAnsi" w:eastAsiaTheme="minorHAnsi" w:cstheme="minorBidi"/>
        <w:sz w:val="22"/>
        <w:szCs w:val="22"/>
        <w:lang w:val="nl-NL"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aliases w:val="BUAS Plain Text"/>
    <w:qFormat/>
    <w:rsid w:val="00A139C5"/>
    <w:pPr>
      <w:spacing w:after="0" w:line="260" w:lineRule="atLeast"/>
      <w:jc w:val="both"/>
    </w:pPr>
    <w:rPr>
      <w:sz w:val="18"/>
      <w:lang w:val="en-GB"/>
    </w:rPr>
  </w:style>
  <w:style w:type="paragraph" w:styleId="Heading1">
    <w:name w:val="heading 1"/>
    <w:aliases w:val="BUAS Chapter Heading"/>
    <w:basedOn w:val="Normal"/>
    <w:next w:val="Normal"/>
    <w:link w:val="Heading1Char"/>
    <w:uiPriority w:val="9"/>
    <w:qFormat/>
    <w:rsid w:val="0080092D"/>
    <w:pPr>
      <w:keepNext/>
      <w:keepLines/>
      <w:numPr>
        <w:numId w:val="4"/>
      </w:numPr>
      <w:spacing w:after="480" w:line="380" w:lineRule="atLeast"/>
      <w:outlineLvl w:val="0"/>
    </w:pPr>
    <w:rPr>
      <w:rFonts w:asciiTheme="majorHAnsi" w:hAnsiTheme="majorHAnsi" w:eastAsiaTheme="majorEastAsia" w:cstheme="majorBidi"/>
      <w:color w:val="ED7623" w:themeColor="text2"/>
      <w:sz w:val="38"/>
      <w:szCs w:val="32"/>
    </w:rPr>
  </w:style>
  <w:style w:type="paragraph" w:styleId="Heading2">
    <w:name w:val="heading 2"/>
    <w:aliases w:val="BUAS Header"/>
    <w:basedOn w:val="Normal"/>
    <w:next w:val="Normal"/>
    <w:link w:val="Heading2Char"/>
    <w:uiPriority w:val="9"/>
    <w:unhideWhenUsed/>
    <w:qFormat/>
    <w:rsid w:val="00DE10F7"/>
    <w:pPr>
      <w:keepNext/>
      <w:keepLines/>
      <w:numPr>
        <w:ilvl w:val="1"/>
        <w:numId w:val="4"/>
      </w:numPr>
      <w:spacing w:before="40"/>
      <w:outlineLvl w:val="1"/>
    </w:pPr>
    <w:rPr>
      <w:rFonts w:asciiTheme="majorHAnsi" w:hAnsiTheme="majorHAnsi" w:eastAsiaTheme="majorEastAsia" w:cstheme="majorBidi"/>
      <w:b/>
      <w:color w:val="3CB4E5" w:themeColor="accent1"/>
      <w:sz w:val="20"/>
      <w:szCs w:val="26"/>
    </w:rPr>
  </w:style>
  <w:style w:type="paragraph" w:styleId="Heading3">
    <w:name w:val="heading 3"/>
    <w:aliases w:val="BUAS Sub Header"/>
    <w:basedOn w:val="Normal"/>
    <w:next w:val="Normal"/>
    <w:link w:val="Heading3Char"/>
    <w:uiPriority w:val="9"/>
    <w:unhideWhenUsed/>
    <w:qFormat/>
    <w:rsid w:val="0080092D"/>
    <w:pPr>
      <w:keepNext/>
      <w:keepLines/>
      <w:numPr>
        <w:ilvl w:val="2"/>
        <w:numId w:val="4"/>
      </w:numPr>
      <w:outlineLvl w:val="2"/>
    </w:pPr>
    <w:rPr>
      <w:rFonts w:ascii="Open Sans SemiBold" w:hAnsi="Open Sans SemiBold" w:eastAsiaTheme="majorEastAsia" w:cstheme="majorBidi"/>
      <w:color w:val="00416B" w:themeColor="accent2"/>
      <w:szCs w:val="24"/>
    </w:rPr>
  </w:style>
  <w:style w:type="paragraph" w:styleId="Heading4">
    <w:name w:val="heading 4"/>
    <w:basedOn w:val="Normal"/>
    <w:next w:val="Normal"/>
    <w:link w:val="Heading4Char"/>
    <w:uiPriority w:val="9"/>
    <w:semiHidden/>
    <w:unhideWhenUsed/>
    <w:qFormat/>
    <w:rsid w:val="00054F72"/>
    <w:pPr>
      <w:keepNext/>
      <w:keepLines/>
      <w:spacing w:before="40"/>
      <w:outlineLvl w:val="3"/>
    </w:pPr>
    <w:rPr>
      <w:rFonts w:asciiTheme="majorHAnsi" w:hAnsiTheme="majorHAnsi" w:eastAsiaTheme="majorEastAsia" w:cstheme="majorBidi"/>
      <w:i/>
      <w:iCs/>
      <w:color w:val="198EBE"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351AD5"/>
    <w:pPr>
      <w:tabs>
        <w:tab w:val="center" w:pos="4536"/>
        <w:tab w:val="right" w:pos="9072"/>
      </w:tabs>
      <w:spacing w:line="240" w:lineRule="auto"/>
    </w:pPr>
  </w:style>
  <w:style w:type="character" w:styleId="HeaderChar" w:customStyle="1">
    <w:name w:val="Header Char"/>
    <w:basedOn w:val="DefaultParagraphFont"/>
    <w:link w:val="Header"/>
    <w:uiPriority w:val="99"/>
    <w:rsid w:val="00351AD5"/>
    <w:rPr>
      <w:lang w:val="en-GB"/>
    </w:rPr>
  </w:style>
  <w:style w:type="paragraph" w:styleId="Footer">
    <w:name w:val="footer"/>
    <w:basedOn w:val="Normal"/>
    <w:link w:val="FooterChar"/>
    <w:uiPriority w:val="99"/>
    <w:unhideWhenUsed/>
    <w:rsid w:val="00351AD5"/>
    <w:pPr>
      <w:tabs>
        <w:tab w:val="center" w:pos="4536"/>
        <w:tab w:val="right" w:pos="9072"/>
      </w:tabs>
      <w:spacing w:line="240" w:lineRule="auto"/>
    </w:pPr>
  </w:style>
  <w:style w:type="character" w:styleId="FooterChar" w:customStyle="1">
    <w:name w:val="Footer Char"/>
    <w:basedOn w:val="DefaultParagraphFont"/>
    <w:link w:val="Footer"/>
    <w:uiPriority w:val="99"/>
    <w:rsid w:val="00351AD5"/>
    <w:rPr>
      <w:lang w:val="en-GB"/>
    </w:rPr>
  </w:style>
  <w:style w:type="paragraph" w:styleId="Title">
    <w:name w:val="Title"/>
    <w:aliases w:val="BUAS Title"/>
    <w:basedOn w:val="Normal"/>
    <w:next w:val="Normal"/>
    <w:link w:val="TitleChar"/>
    <w:uiPriority w:val="10"/>
    <w:qFormat/>
    <w:rsid w:val="0080092D"/>
    <w:pPr>
      <w:spacing w:line="640" w:lineRule="exact"/>
      <w:contextualSpacing/>
    </w:pPr>
    <w:rPr>
      <w:rFonts w:asciiTheme="majorHAnsi" w:hAnsiTheme="majorHAnsi" w:eastAsiaTheme="majorEastAsia" w:cstheme="majorBidi"/>
      <w:color w:val="FFFFFF" w:themeColor="background1"/>
      <w:spacing w:val="-10"/>
      <w:kern w:val="28"/>
      <w:sz w:val="56"/>
      <w:szCs w:val="56"/>
    </w:rPr>
  </w:style>
  <w:style w:type="character" w:styleId="TitleChar" w:customStyle="1">
    <w:name w:val="Title Char"/>
    <w:aliases w:val="BUAS Title Char"/>
    <w:basedOn w:val="DefaultParagraphFont"/>
    <w:link w:val="Title"/>
    <w:uiPriority w:val="10"/>
    <w:rsid w:val="0080092D"/>
    <w:rPr>
      <w:rFonts w:asciiTheme="majorHAnsi" w:hAnsiTheme="majorHAnsi" w:eastAsiaTheme="majorEastAsia" w:cstheme="majorBidi"/>
      <w:color w:val="FFFFFF" w:themeColor="background1"/>
      <w:spacing w:val="-10"/>
      <w:kern w:val="28"/>
      <w:sz w:val="56"/>
      <w:szCs w:val="56"/>
      <w:lang w:val="en-GB"/>
    </w:rPr>
  </w:style>
  <w:style w:type="paragraph" w:styleId="BUASSubTitle1" w:customStyle="1">
    <w:name w:val="BUAS Sub Title 1"/>
    <w:basedOn w:val="Normal"/>
    <w:link w:val="BUASSubTitle1Char"/>
    <w:qFormat/>
    <w:rsid w:val="00455831"/>
    <w:pPr>
      <w:spacing w:before="200" w:line="320" w:lineRule="atLeast"/>
    </w:pPr>
    <w:rPr>
      <w:rFonts w:ascii="Open Sans" w:hAnsi="Open Sans"/>
      <w:b/>
      <w:color w:val="FFFFFF" w:themeColor="background1"/>
      <w:sz w:val="32"/>
    </w:rPr>
  </w:style>
  <w:style w:type="paragraph" w:styleId="BUASSubTitle2" w:customStyle="1">
    <w:name w:val="BUAS Sub Title 2"/>
    <w:basedOn w:val="EndnoteText"/>
    <w:link w:val="BUASSubTitle2Char"/>
    <w:qFormat/>
    <w:rsid w:val="00E267E8"/>
    <w:pPr>
      <w:spacing w:line="320" w:lineRule="atLeast"/>
    </w:pPr>
    <w:rPr>
      <w:rFonts w:ascii="Open Sans SemiBold" w:hAnsi="Open Sans SemiBold"/>
      <w:color w:val="FFFFFF" w:themeColor="background1"/>
    </w:rPr>
  </w:style>
  <w:style w:type="character" w:styleId="BUASSubTitle1Char" w:customStyle="1">
    <w:name w:val="BUAS Sub Title 1 Char"/>
    <w:basedOn w:val="DefaultParagraphFont"/>
    <w:link w:val="BUASSubTitle1"/>
    <w:rsid w:val="00455831"/>
    <w:rPr>
      <w:rFonts w:ascii="Open Sans" w:hAnsi="Open Sans"/>
      <w:b/>
      <w:color w:val="FFFFFF" w:themeColor="background1"/>
      <w:sz w:val="32"/>
      <w:lang w:val="en-GB"/>
    </w:rPr>
  </w:style>
  <w:style w:type="character" w:styleId="Heading1Char" w:customStyle="1">
    <w:name w:val="Heading 1 Char"/>
    <w:aliases w:val="BUAS Chapter Heading Char"/>
    <w:basedOn w:val="DefaultParagraphFont"/>
    <w:link w:val="Heading1"/>
    <w:uiPriority w:val="9"/>
    <w:rsid w:val="0080092D"/>
    <w:rPr>
      <w:rFonts w:asciiTheme="majorHAnsi" w:hAnsiTheme="majorHAnsi" w:eastAsiaTheme="majorEastAsia" w:cstheme="majorBidi"/>
      <w:color w:val="ED7623" w:themeColor="text2"/>
      <w:sz w:val="38"/>
      <w:szCs w:val="32"/>
      <w:lang w:val="en-GB"/>
    </w:rPr>
  </w:style>
  <w:style w:type="paragraph" w:styleId="EndnoteText">
    <w:name w:val="endnote text"/>
    <w:basedOn w:val="Normal"/>
    <w:link w:val="EndnoteTextChar"/>
    <w:uiPriority w:val="99"/>
    <w:semiHidden/>
    <w:unhideWhenUsed/>
    <w:rsid w:val="00797F13"/>
    <w:pPr>
      <w:spacing w:line="240" w:lineRule="auto"/>
    </w:pPr>
    <w:rPr>
      <w:sz w:val="20"/>
      <w:szCs w:val="20"/>
    </w:rPr>
  </w:style>
  <w:style w:type="character" w:styleId="EndnoteTextChar" w:customStyle="1">
    <w:name w:val="Endnote Text Char"/>
    <w:basedOn w:val="DefaultParagraphFont"/>
    <w:link w:val="EndnoteText"/>
    <w:uiPriority w:val="99"/>
    <w:semiHidden/>
    <w:rsid w:val="00797F13"/>
    <w:rPr>
      <w:sz w:val="20"/>
      <w:szCs w:val="20"/>
      <w:lang w:val="en-GB"/>
    </w:rPr>
  </w:style>
  <w:style w:type="character" w:styleId="BUASSubTitle2Char" w:customStyle="1">
    <w:name w:val="BUAS Sub Title 2 Char"/>
    <w:basedOn w:val="EndnoteTextChar"/>
    <w:link w:val="BUASSubTitle2"/>
    <w:rsid w:val="00E267E8"/>
    <w:rPr>
      <w:rFonts w:ascii="Open Sans SemiBold" w:hAnsi="Open Sans SemiBold"/>
      <w:color w:val="FFFFFF" w:themeColor="background1"/>
      <w:sz w:val="20"/>
      <w:szCs w:val="20"/>
      <w:lang w:val="en-GB"/>
    </w:rPr>
  </w:style>
  <w:style w:type="character" w:styleId="Heading2Char" w:customStyle="1">
    <w:name w:val="Heading 2 Char"/>
    <w:aliases w:val="BUAS Header Char"/>
    <w:basedOn w:val="DefaultParagraphFont"/>
    <w:link w:val="Heading2"/>
    <w:uiPriority w:val="9"/>
    <w:rsid w:val="00DE10F7"/>
    <w:rPr>
      <w:rFonts w:asciiTheme="majorHAnsi" w:hAnsiTheme="majorHAnsi" w:eastAsiaTheme="majorEastAsia" w:cstheme="majorBidi"/>
      <w:b/>
      <w:color w:val="3CB4E5" w:themeColor="accent1"/>
      <w:sz w:val="20"/>
      <w:szCs w:val="26"/>
      <w:lang w:val="en-GB"/>
    </w:rPr>
  </w:style>
  <w:style w:type="character" w:styleId="Heading3Char" w:customStyle="1">
    <w:name w:val="Heading 3 Char"/>
    <w:aliases w:val="BUAS Sub Header Char"/>
    <w:basedOn w:val="DefaultParagraphFont"/>
    <w:link w:val="Heading3"/>
    <w:uiPriority w:val="9"/>
    <w:rsid w:val="0080092D"/>
    <w:rPr>
      <w:rFonts w:ascii="Open Sans SemiBold" w:hAnsi="Open Sans SemiBold" w:eastAsiaTheme="majorEastAsia" w:cstheme="majorBidi"/>
      <w:color w:val="00416B" w:themeColor="accent2"/>
      <w:sz w:val="18"/>
      <w:szCs w:val="24"/>
      <w:lang w:val="en-GB"/>
    </w:rPr>
  </w:style>
  <w:style w:type="paragraph" w:styleId="ListParagraph">
    <w:name w:val="List Paragraph"/>
    <w:basedOn w:val="Normal"/>
    <w:link w:val="ListParagraphChar"/>
    <w:uiPriority w:val="34"/>
    <w:qFormat/>
    <w:rsid w:val="0025140E"/>
    <w:pPr>
      <w:ind w:left="720"/>
      <w:contextualSpacing/>
    </w:pPr>
  </w:style>
  <w:style w:type="paragraph" w:styleId="BUASBulletList" w:customStyle="1">
    <w:name w:val="BUAS Bullet List"/>
    <w:basedOn w:val="ListParagraph"/>
    <w:link w:val="BUASBulletListChar"/>
    <w:qFormat/>
    <w:rsid w:val="0025140E"/>
    <w:pPr>
      <w:numPr>
        <w:numId w:val="3"/>
      </w:numPr>
    </w:pPr>
  </w:style>
  <w:style w:type="paragraph" w:styleId="BUASPhotoCredit" w:customStyle="1">
    <w:name w:val="BUAS Photo Credit"/>
    <w:basedOn w:val="Normal"/>
    <w:link w:val="BUASPhotoCreditChar"/>
    <w:qFormat/>
    <w:rsid w:val="0051636C"/>
    <w:rPr>
      <w:color w:val="5B6670" w:themeColor="accent3"/>
      <w:sz w:val="16"/>
    </w:rPr>
  </w:style>
  <w:style w:type="character" w:styleId="ListParagraphChar" w:customStyle="1">
    <w:name w:val="List Paragraph Char"/>
    <w:basedOn w:val="DefaultParagraphFont"/>
    <w:link w:val="ListParagraph"/>
    <w:uiPriority w:val="34"/>
    <w:rsid w:val="0025140E"/>
    <w:rPr>
      <w:sz w:val="20"/>
      <w:lang w:val="en-GB"/>
    </w:rPr>
  </w:style>
  <w:style w:type="character" w:styleId="BUASBulletListChar" w:customStyle="1">
    <w:name w:val="BUAS Bullet List Char"/>
    <w:basedOn w:val="ListParagraphChar"/>
    <w:link w:val="BUASBulletList"/>
    <w:rsid w:val="0025140E"/>
    <w:rPr>
      <w:sz w:val="18"/>
      <w:lang w:val="en-GB"/>
    </w:rPr>
  </w:style>
  <w:style w:type="paragraph" w:styleId="FootnoteText">
    <w:name w:val="footnote text"/>
    <w:basedOn w:val="Footer"/>
    <w:link w:val="FootnoteTextChar"/>
    <w:uiPriority w:val="99"/>
    <w:unhideWhenUsed/>
    <w:rsid w:val="001F21A8"/>
    <w:rPr>
      <w:color w:val="000000" w:themeColor="text1"/>
    </w:rPr>
  </w:style>
  <w:style w:type="character" w:styleId="BUASPhotoCreditChar" w:customStyle="1">
    <w:name w:val="BUAS Photo Credit Char"/>
    <w:basedOn w:val="DefaultParagraphFont"/>
    <w:link w:val="BUASPhotoCredit"/>
    <w:rsid w:val="0051636C"/>
    <w:rPr>
      <w:color w:val="5B6670" w:themeColor="accent3"/>
      <w:sz w:val="16"/>
      <w:lang w:val="en-GB"/>
    </w:rPr>
  </w:style>
  <w:style w:type="character" w:styleId="FootnoteTextChar" w:customStyle="1">
    <w:name w:val="Footnote Text Char"/>
    <w:basedOn w:val="DefaultParagraphFont"/>
    <w:link w:val="FootnoteText"/>
    <w:uiPriority w:val="99"/>
    <w:rsid w:val="001F21A8"/>
    <w:rPr>
      <w:color w:val="000000" w:themeColor="text1"/>
      <w:sz w:val="18"/>
      <w:lang w:val="en-GB"/>
    </w:rPr>
  </w:style>
  <w:style w:type="table" w:styleId="TableGrid">
    <w:name w:val="Table Grid"/>
    <w:basedOn w:val="TableNormal"/>
    <w:uiPriority w:val="39"/>
    <w:rsid w:val="00AB55A4"/>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sisalinea" w:customStyle="1">
    <w:name w:val="[Basisalinea]"/>
    <w:basedOn w:val="Normal"/>
    <w:uiPriority w:val="99"/>
    <w:rsid w:val="00B06317"/>
    <w:pPr>
      <w:suppressAutoHyphens/>
      <w:autoSpaceDE w:val="0"/>
      <w:autoSpaceDN w:val="0"/>
      <w:adjustRightInd w:val="0"/>
      <w:spacing w:line="288" w:lineRule="auto"/>
      <w:textAlignment w:val="center"/>
    </w:pPr>
    <w:rPr>
      <w:rFonts w:ascii="MinionPro-Regular" w:hAnsi="MinionPro-Regular" w:cs="MinionPro-Regular"/>
      <w:color w:val="000000"/>
      <w:spacing w:val="2"/>
      <w:sz w:val="24"/>
      <w:szCs w:val="24"/>
      <w:lang w:val="en-US"/>
    </w:rPr>
  </w:style>
  <w:style w:type="character" w:styleId="Bullet" w:customStyle="1">
    <w:name w:val="Bullet"/>
    <w:uiPriority w:val="99"/>
    <w:rsid w:val="002C29AD"/>
    <w:rPr>
      <w:color w:val="EE7623"/>
    </w:rPr>
  </w:style>
  <w:style w:type="paragraph" w:styleId="BUASIntroductionTitle" w:customStyle="1">
    <w:name w:val="BUAS Introduction Title"/>
    <w:basedOn w:val="Heading1"/>
    <w:link w:val="BUASIntroductionTitleChar"/>
    <w:qFormat/>
    <w:rsid w:val="00672DD3"/>
    <w:pPr>
      <w:numPr>
        <w:numId w:val="0"/>
      </w:numPr>
    </w:pPr>
  </w:style>
  <w:style w:type="paragraph" w:styleId="BUASIntroductionHeader" w:customStyle="1">
    <w:name w:val="BUAS Introduction Header"/>
    <w:basedOn w:val="Heading2"/>
    <w:link w:val="BUASIntroductionHeaderChar"/>
    <w:qFormat/>
    <w:rsid w:val="00DE10F7"/>
    <w:pPr>
      <w:numPr>
        <w:ilvl w:val="0"/>
        <w:numId w:val="0"/>
      </w:numPr>
    </w:pPr>
  </w:style>
  <w:style w:type="character" w:styleId="BUASIntroductionTitleChar" w:customStyle="1">
    <w:name w:val="BUAS Introduction Title Char"/>
    <w:basedOn w:val="Heading1Char"/>
    <w:link w:val="BUASIntroductionTitle"/>
    <w:rsid w:val="00672DD3"/>
    <w:rPr>
      <w:rFonts w:asciiTheme="majorHAnsi" w:hAnsiTheme="majorHAnsi" w:eastAsiaTheme="majorEastAsia" w:cstheme="majorBidi"/>
      <w:color w:val="ED7623" w:themeColor="text2"/>
      <w:sz w:val="38"/>
      <w:szCs w:val="32"/>
      <w:lang w:val="en-GB"/>
    </w:rPr>
  </w:style>
  <w:style w:type="paragraph" w:styleId="BUASIntroductionSubHeader" w:customStyle="1">
    <w:name w:val="BUAS Introduction Sub Header"/>
    <w:basedOn w:val="Heading3"/>
    <w:link w:val="BUASIntroductionSubHeaderChar"/>
    <w:qFormat/>
    <w:rsid w:val="00672DD3"/>
    <w:pPr>
      <w:numPr>
        <w:ilvl w:val="0"/>
        <w:numId w:val="0"/>
      </w:numPr>
    </w:pPr>
  </w:style>
  <w:style w:type="character" w:styleId="BUASIntroductionHeaderChar" w:customStyle="1">
    <w:name w:val="BUAS Introduction Header Char"/>
    <w:basedOn w:val="Heading2Char"/>
    <w:link w:val="BUASIntroductionHeader"/>
    <w:rsid w:val="00DE10F7"/>
    <w:rPr>
      <w:rFonts w:asciiTheme="majorHAnsi" w:hAnsiTheme="majorHAnsi" w:eastAsiaTheme="majorEastAsia" w:cstheme="majorBidi"/>
      <w:b/>
      <w:color w:val="3CB4E5" w:themeColor="accent1"/>
      <w:sz w:val="20"/>
      <w:szCs w:val="26"/>
      <w:lang w:val="en-GB"/>
    </w:rPr>
  </w:style>
  <w:style w:type="paragraph" w:styleId="BUASAppendix" w:customStyle="1">
    <w:name w:val="BUAS Appendix"/>
    <w:basedOn w:val="Heading1"/>
    <w:link w:val="BUASAppendixChar"/>
    <w:qFormat/>
    <w:rsid w:val="00A81445"/>
    <w:pPr>
      <w:numPr>
        <w:numId w:val="0"/>
      </w:numPr>
    </w:pPr>
    <w:rPr>
      <w:b/>
      <w:color w:val="3CB4E5" w:themeColor="accent1"/>
      <w:sz w:val="32"/>
    </w:rPr>
  </w:style>
  <w:style w:type="character" w:styleId="BUASIntroductionSubHeaderChar" w:customStyle="1">
    <w:name w:val="BUAS Introduction Sub Header Char"/>
    <w:basedOn w:val="Heading3Char"/>
    <w:link w:val="BUASIntroductionSubHeader"/>
    <w:rsid w:val="00672DD3"/>
    <w:rPr>
      <w:rFonts w:ascii="Open Sans SemiBold" w:hAnsi="Open Sans SemiBold" w:eastAsiaTheme="majorEastAsia" w:cstheme="majorBidi"/>
      <w:color w:val="00416B" w:themeColor="accent2"/>
      <w:sz w:val="18"/>
      <w:szCs w:val="24"/>
      <w:lang w:val="en-GB"/>
    </w:rPr>
  </w:style>
  <w:style w:type="character" w:styleId="Heading4Char" w:customStyle="1">
    <w:name w:val="Heading 4 Char"/>
    <w:basedOn w:val="DefaultParagraphFont"/>
    <w:link w:val="Heading4"/>
    <w:uiPriority w:val="9"/>
    <w:semiHidden/>
    <w:rsid w:val="00054F72"/>
    <w:rPr>
      <w:rFonts w:asciiTheme="majorHAnsi" w:hAnsiTheme="majorHAnsi" w:eastAsiaTheme="majorEastAsia" w:cstheme="majorBidi"/>
      <w:i/>
      <w:iCs/>
      <w:color w:val="198EBE" w:themeColor="accent1" w:themeShade="BF"/>
      <w:sz w:val="18"/>
      <w:lang w:val="en-GB"/>
    </w:rPr>
  </w:style>
  <w:style w:type="character" w:styleId="BUASAppendixChar" w:customStyle="1">
    <w:name w:val="BUAS Appendix Char"/>
    <w:basedOn w:val="Heading1Char"/>
    <w:link w:val="BUASAppendix"/>
    <w:rsid w:val="00A81445"/>
    <w:rPr>
      <w:rFonts w:asciiTheme="majorHAnsi" w:hAnsiTheme="majorHAnsi" w:eastAsiaTheme="majorEastAsia" w:cstheme="majorBidi"/>
      <w:b/>
      <w:color w:val="3CB4E5" w:themeColor="accent1"/>
      <w:sz w:val="32"/>
      <w:szCs w:val="32"/>
      <w:lang w:val="en-GB"/>
    </w:rPr>
  </w:style>
  <w:style w:type="paragraph" w:styleId="TOC1">
    <w:name w:val="toc 1"/>
    <w:basedOn w:val="Normal"/>
    <w:next w:val="Normal"/>
    <w:autoRedefine/>
    <w:uiPriority w:val="39"/>
    <w:unhideWhenUsed/>
    <w:rsid w:val="004668B7"/>
    <w:pPr>
      <w:pBdr>
        <w:top w:val="single" w:color="3CB4E5" w:themeColor="accent1" w:sz="4" w:space="1"/>
        <w:bottom w:val="single" w:color="3CB4E5" w:themeColor="accent1" w:sz="4" w:space="1"/>
      </w:pBdr>
      <w:tabs>
        <w:tab w:val="left" w:pos="567"/>
        <w:tab w:val="right" w:pos="9344"/>
      </w:tabs>
    </w:pPr>
    <w:rPr>
      <w:b/>
      <w:noProof/>
      <w:color w:val="00416B" w:themeColor="accent2"/>
      <w14:textOutline w14:w="9525" w14:cap="rnd" w14:cmpd="sng" w14:algn="ctr">
        <w14:noFill/>
        <w14:prstDash w14:val="solid"/>
        <w14:bevel/>
      </w14:textOutline>
    </w:rPr>
  </w:style>
  <w:style w:type="paragraph" w:styleId="TOC2">
    <w:name w:val="toc 2"/>
    <w:basedOn w:val="Normal"/>
    <w:next w:val="Normal"/>
    <w:autoRedefine/>
    <w:uiPriority w:val="39"/>
    <w:unhideWhenUsed/>
    <w:rsid w:val="004668B7"/>
    <w:pPr>
      <w:pBdr>
        <w:bottom w:val="single" w:color="3CB4E5" w:themeColor="accent1" w:sz="4" w:space="1"/>
        <w:between w:val="single" w:color="3CB4E5" w:themeColor="accent1" w:sz="4" w:space="1"/>
      </w:pBdr>
      <w:tabs>
        <w:tab w:val="left" w:pos="567"/>
        <w:tab w:val="right" w:pos="9344"/>
      </w:tabs>
    </w:pPr>
    <w:rPr>
      <w:noProof/>
    </w:rPr>
  </w:style>
  <w:style w:type="paragraph" w:styleId="TOC3">
    <w:name w:val="toc 3"/>
    <w:basedOn w:val="Normal"/>
    <w:next w:val="Normal"/>
    <w:autoRedefine/>
    <w:uiPriority w:val="39"/>
    <w:unhideWhenUsed/>
    <w:rsid w:val="004668B7"/>
    <w:pPr>
      <w:pBdr>
        <w:top w:val="single" w:color="3CB4E5" w:themeColor="accent1" w:sz="4" w:space="1"/>
        <w:bottom w:val="single" w:color="3CB4E5" w:themeColor="accent1" w:sz="4" w:space="1"/>
        <w:between w:val="single" w:color="3CB4E5" w:themeColor="accent1" w:sz="4" w:space="1"/>
      </w:pBdr>
      <w:tabs>
        <w:tab w:val="left" w:pos="567"/>
        <w:tab w:val="right" w:pos="9344"/>
      </w:tabs>
      <w:ind w:left="567"/>
    </w:pPr>
    <w:rPr>
      <w:b/>
      <w:noProof/>
      <w:color w:val="3CB4E5" w:themeColor="accent1"/>
    </w:rPr>
  </w:style>
  <w:style w:type="character" w:styleId="Hyperlink">
    <w:name w:val="Hyperlink"/>
    <w:basedOn w:val="DefaultParagraphFont"/>
    <w:uiPriority w:val="99"/>
    <w:unhideWhenUsed/>
    <w:rsid w:val="00054F72"/>
    <w:rPr>
      <w:color w:val="0563C1" w:themeColor="hyperlink"/>
      <w:u w:val="single"/>
    </w:rPr>
  </w:style>
  <w:style w:type="paragraph" w:styleId="Index4">
    <w:name w:val="index 4"/>
    <w:basedOn w:val="TOC3"/>
    <w:next w:val="Normal"/>
    <w:autoRedefine/>
    <w:uiPriority w:val="99"/>
    <w:unhideWhenUsed/>
    <w:rsid w:val="0068139F"/>
  </w:style>
  <w:style w:type="paragraph" w:styleId="BalloonText">
    <w:name w:val="Balloon Text"/>
    <w:basedOn w:val="Normal"/>
    <w:link w:val="BalloonTextChar"/>
    <w:uiPriority w:val="99"/>
    <w:semiHidden/>
    <w:unhideWhenUsed/>
    <w:rsid w:val="00C72F6E"/>
    <w:pPr>
      <w:spacing w:line="240" w:lineRule="auto"/>
    </w:pPr>
    <w:rPr>
      <w:rFonts w:ascii="Segoe UI" w:hAnsi="Segoe UI" w:cs="Segoe UI"/>
      <w:szCs w:val="18"/>
    </w:rPr>
  </w:style>
  <w:style w:type="character" w:styleId="BalloonTextChar" w:customStyle="1">
    <w:name w:val="Balloon Text Char"/>
    <w:basedOn w:val="DefaultParagraphFont"/>
    <w:link w:val="BalloonText"/>
    <w:uiPriority w:val="99"/>
    <w:semiHidden/>
    <w:rsid w:val="00C72F6E"/>
    <w:rPr>
      <w:rFonts w:ascii="Segoe UI" w:hAnsi="Segoe UI" w:cs="Segoe UI"/>
      <w:sz w:val="18"/>
      <w:szCs w:val="18"/>
      <w:lang w:val="en-GB"/>
    </w:rPr>
  </w:style>
  <w:style w:type="character" w:styleId="PlaceholderText">
    <w:name w:val="Placeholder Text"/>
    <w:basedOn w:val="DefaultParagraphFont"/>
    <w:uiPriority w:val="99"/>
    <w:semiHidden/>
    <w:rsid w:val="00834666"/>
    <w:rPr>
      <w:color w:val="808080"/>
    </w:rPr>
  </w:style>
  <w:style w:type="character" w:styleId="FootnoteReference">
    <w:name w:val="footnote reference"/>
    <w:basedOn w:val="DefaultParagraphFont"/>
    <w:uiPriority w:val="99"/>
    <w:semiHidden/>
    <w:unhideWhenUsed/>
    <w:rsid w:val="00600CF5"/>
    <w:rPr>
      <w:vertAlign w:val="superscript"/>
    </w:rPr>
  </w:style>
  <w:style w:type="paragraph" w:styleId="CommentText">
    <w:name w:val="annotation text"/>
    <w:basedOn w:val="Normal"/>
    <w:link w:val="CommentTextChar"/>
    <w:uiPriority w:val="99"/>
    <w:semiHidden/>
    <w:unhideWhenUsed/>
    <w:rsid w:val="00D15FC2"/>
    <w:pPr>
      <w:spacing w:after="200" w:line="240" w:lineRule="auto"/>
    </w:pPr>
    <w:rPr>
      <w:rFonts w:ascii="Helvetica Neue" w:hAnsi="Helvetica Neue" w:eastAsia="Helvetica Neue" w:cs="Helvetica Neue"/>
      <w:sz w:val="20"/>
      <w:szCs w:val="20"/>
      <w:lang w:val="en" w:eastAsia="en-GB"/>
    </w:rPr>
  </w:style>
  <w:style w:type="character" w:styleId="CommentTextChar" w:customStyle="1">
    <w:name w:val="Comment Text Char"/>
    <w:basedOn w:val="DefaultParagraphFont"/>
    <w:link w:val="CommentText"/>
    <w:uiPriority w:val="99"/>
    <w:semiHidden/>
    <w:rsid w:val="00D15FC2"/>
    <w:rPr>
      <w:rFonts w:ascii="Helvetica Neue" w:hAnsi="Helvetica Neue" w:eastAsia="Helvetica Neue" w:cs="Helvetica Neue"/>
      <w:sz w:val="20"/>
      <w:szCs w:val="20"/>
      <w:lang w:val="en" w:eastAsia="en-GB"/>
    </w:rPr>
  </w:style>
  <w:style w:type="character" w:styleId="CommentReference">
    <w:name w:val="annotation reference"/>
    <w:basedOn w:val="DefaultParagraphFont"/>
    <w:uiPriority w:val="99"/>
    <w:semiHidden/>
    <w:unhideWhenUsed/>
    <w:rsid w:val="00D15FC2"/>
    <w:rPr>
      <w:sz w:val="16"/>
      <w:szCs w:val="16"/>
    </w:rPr>
  </w:style>
  <w:style w:type="character" w:styleId="Mention">
    <w:name w:val="Mention"/>
    <w:basedOn w:val="DefaultParagraphFont"/>
    <w:uiPriority w:val="99"/>
    <w:unhideWhenUsed/>
    <w:rsid w:val="00EF7D28"/>
    <w:rPr>
      <w:color w:val="2B579A"/>
      <w:shd w:val="clear" w:color="auto" w:fill="E1DFDD"/>
    </w:rPr>
  </w:style>
  <w:style w:type="paragraph" w:styleId="CommentSubject">
    <w:name w:val="annotation subject"/>
    <w:basedOn w:val="CommentText"/>
    <w:next w:val="CommentText"/>
    <w:link w:val="CommentSubjectChar"/>
    <w:uiPriority w:val="99"/>
    <w:semiHidden/>
    <w:unhideWhenUsed/>
    <w:rsid w:val="00F95C65"/>
    <w:pPr>
      <w:spacing w:after="0"/>
    </w:pPr>
    <w:rPr>
      <w:rFonts w:asciiTheme="minorHAnsi" w:hAnsiTheme="minorHAnsi" w:eastAsiaTheme="minorHAnsi" w:cstheme="minorBidi"/>
      <w:b/>
      <w:bCs/>
      <w:lang w:val="en-GB" w:eastAsia="en-US"/>
    </w:rPr>
  </w:style>
  <w:style w:type="character" w:styleId="CommentSubjectChar" w:customStyle="1">
    <w:name w:val="Comment Subject Char"/>
    <w:basedOn w:val="CommentTextChar"/>
    <w:link w:val="CommentSubject"/>
    <w:uiPriority w:val="99"/>
    <w:semiHidden/>
    <w:rsid w:val="00F95C65"/>
    <w:rPr>
      <w:rFonts w:ascii="Helvetica Neue" w:hAnsi="Helvetica Neue" w:eastAsia="Helvetica Neue" w:cs="Helvetica Neue"/>
      <w:b/>
      <w:bCs/>
      <w:sz w:val="20"/>
      <w:szCs w:val="20"/>
      <w:lang w:val="en-GB" w:eastAsia="en-GB"/>
    </w:rPr>
  </w:style>
  <w:style w:type="paragraph" w:styleId="TOC7">
    <w:name w:val="toc 7"/>
    <w:basedOn w:val="Normal"/>
    <w:next w:val="Normal"/>
    <w:autoRedefine/>
    <w:uiPriority w:val="39"/>
    <w:semiHidden/>
    <w:unhideWhenUsed/>
    <w:rsid w:val="001C6F2C"/>
    <w:pPr>
      <w:spacing w:after="100"/>
      <w:ind w:left="1080"/>
    </w:pPr>
  </w:style>
  <w:style w:type="paragraph" w:styleId="TOCHeading">
    <w:name w:val="TOC Heading"/>
    <w:basedOn w:val="Heading1"/>
    <w:next w:val="Normal"/>
    <w:uiPriority w:val="39"/>
    <w:unhideWhenUsed/>
    <w:qFormat/>
    <w:rsid w:val="005376D4"/>
    <w:pPr>
      <w:numPr>
        <w:numId w:val="0"/>
      </w:numPr>
      <w:spacing w:before="240" w:after="0" w:line="259" w:lineRule="auto"/>
      <w:outlineLvl w:val="9"/>
    </w:pPr>
    <w:rPr>
      <w:color w:val="198EBE" w:themeColor="accent1" w:themeShade="BF"/>
      <w:sz w:val="32"/>
      <w:lang w:val="en-US"/>
    </w:rPr>
  </w:style>
  <w:style w:type="character" w:styleId="UnresolvedMention">
    <w:name w:val="Unresolved Mention"/>
    <w:basedOn w:val="DefaultParagraphFont"/>
    <w:uiPriority w:val="99"/>
    <w:unhideWhenUsed/>
    <w:rsid w:val="005979C8"/>
    <w:rPr>
      <w:color w:val="605E5C"/>
      <w:shd w:val="clear" w:color="auto" w:fill="E1DFDD"/>
    </w:rPr>
  </w:style>
  <w:style w:type="character" w:styleId="FollowedHyperlink">
    <w:name w:val="FollowedHyperlink"/>
    <w:basedOn w:val="DefaultParagraphFont"/>
    <w:uiPriority w:val="99"/>
    <w:semiHidden/>
    <w:unhideWhenUsed/>
    <w:rsid w:val="00C04658"/>
    <w:rPr>
      <w:color w:val="954F72" w:themeColor="followedHyperlink"/>
      <w:u w:val="single"/>
    </w:rPr>
  </w:style>
  <w:style w:type="paragraph" w:styleId="NoSpacing">
    <w:name w:val="No Spacing"/>
    <w:uiPriority w:val="1"/>
    <w:qFormat/>
    <w:rsid w:val="004363C6"/>
    <w:pPr>
      <w:spacing w:after="0" w:line="240" w:lineRule="auto"/>
    </w:pPr>
    <w:rPr>
      <w:lang w:val="en-GB"/>
    </w:rPr>
  </w:style>
  <w:style w:type="paragraph" w:styleId="Caption">
    <w:name w:val="caption"/>
    <w:basedOn w:val="Normal"/>
    <w:next w:val="Normal"/>
    <w:uiPriority w:val="35"/>
    <w:unhideWhenUsed/>
    <w:qFormat/>
    <w:rsid w:val="00D87293"/>
    <w:pPr>
      <w:spacing w:after="200" w:line="240" w:lineRule="auto"/>
    </w:pPr>
    <w:rPr>
      <w:i/>
      <w:iCs/>
      <w:color w:val="ED7623" w:themeColor="text2"/>
      <w:szCs w:val="18"/>
    </w:rPr>
  </w:style>
  <w:style w:type="paragraph" w:styleId="paragraph" w:customStyle="1">
    <w:name w:val="paragraph"/>
    <w:basedOn w:val="Normal"/>
    <w:rsid w:val="00A34993"/>
    <w:pPr>
      <w:spacing w:before="100" w:beforeAutospacing="1" w:after="100" w:afterAutospacing="1" w:line="240" w:lineRule="auto"/>
      <w:jc w:val="left"/>
    </w:pPr>
    <w:rPr>
      <w:rFonts w:ascii="Times New Roman" w:hAnsi="Times New Roman" w:eastAsia="Times New Roman" w:cs="Times New Roman"/>
      <w:sz w:val="24"/>
      <w:szCs w:val="24"/>
      <w:lang w:val="en-US"/>
    </w:rPr>
  </w:style>
  <w:style w:type="character" w:styleId="normaltextrun" w:customStyle="1">
    <w:name w:val="normaltextrun"/>
    <w:basedOn w:val="DefaultParagraphFont"/>
    <w:rsid w:val="00A34993"/>
  </w:style>
  <w:style w:type="character" w:styleId="eop" w:customStyle="1">
    <w:name w:val="eop"/>
    <w:basedOn w:val="DefaultParagraphFont"/>
    <w:rsid w:val="00A349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448058">
      <w:bodyDiv w:val="1"/>
      <w:marLeft w:val="0"/>
      <w:marRight w:val="0"/>
      <w:marTop w:val="0"/>
      <w:marBottom w:val="0"/>
      <w:divBdr>
        <w:top w:val="none" w:sz="0" w:space="0" w:color="auto"/>
        <w:left w:val="none" w:sz="0" w:space="0" w:color="auto"/>
        <w:bottom w:val="none" w:sz="0" w:space="0" w:color="auto"/>
        <w:right w:val="none" w:sz="0" w:space="0" w:color="auto"/>
      </w:divBdr>
    </w:div>
    <w:div w:id="54352715">
      <w:bodyDiv w:val="1"/>
      <w:marLeft w:val="0"/>
      <w:marRight w:val="0"/>
      <w:marTop w:val="0"/>
      <w:marBottom w:val="0"/>
      <w:divBdr>
        <w:top w:val="none" w:sz="0" w:space="0" w:color="auto"/>
        <w:left w:val="none" w:sz="0" w:space="0" w:color="auto"/>
        <w:bottom w:val="none" w:sz="0" w:space="0" w:color="auto"/>
        <w:right w:val="none" w:sz="0" w:space="0" w:color="auto"/>
      </w:divBdr>
    </w:div>
    <w:div w:id="102849551">
      <w:bodyDiv w:val="1"/>
      <w:marLeft w:val="0"/>
      <w:marRight w:val="0"/>
      <w:marTop w:val="0"/>
      <w:marBottom w:val="0"/>
      <w:divBdr>
        <w:top w:val="none" w:sz="0" w:space="0" w:color="auto"/>
        <w:left w:val="none" w:sz="0" w:space="0" w:color="auto"/>
        <w:bottom w:val="none" w:sz="0" w:space="0" w:color="auto"/>
        <w:right w:val="none" w:sz="0" w:space="0" w:color="auto"/>
      </w:divBdr>
      <w:divsChild>
        <w:div w:id="205067355">
          <w:marLeft w:val="0"/>
          <w:marRight w:val="0"/>
          <w:marTop w:val="0"/>
          <w:marBottom w:val="0"/>
          <w:divBdr>
            <w:top w:val="none" w:sz="0" w:space="0" w:color="auto"/>
            <w:left w:val="none" w:sz="0" w:space="0" w:color="auto"/>
            <w:bottom w:val="none" w:sz="0" w:space="0" w:color="auto"/>
            <w:right w:val="none" w:sz="0" w:space="0" w:color="auto"/>
          </w:divBdr>
        </w:div>
        <w:div w:id="1258715688">
          <w:marLeft w:val="0"/>
          <w:marRight w:val="0"/>
          <w:marTop w:val="0"/>
          <w:marBottom w:val="0"/>
          <w:divBdr>
            <w:top w:val="none" w:sz="0" w:space="0" w:color="auto"/>
            <w:left w:val="none" w:sz="0" w:space="0" w:color="auto"/>
            <w:bottom w:val="none" w:sz="0" w:space="0" w:color="auto"/>
            <w:right w:val="none" w:sz="0" w:space="0" w:color="auto"/>
          </w:divBdr>
        </w:div>
        <w:div w:id="1931546722">
          <w:marLeft w:val="0"/>
          <w:marRight w:val="0"/>
          <w:marTop w:val="0"/>
          <w:marBottom w:val="0"/>
          <w:divBdr>
            <w:top w:val="none" w:sz="0" w:space="0" w:color="auto"/>
            <w:left w:val="none" w:sz="0" w:space="0" w:color="auto"/>
            <w:bottom w:val="none" w:sz="0" w:space="0" w:color="auto"/>
            <w:right w:val="none" w:sz="0" w:space="0" w:color="auto"/>
          </w:divBdr>
        </w:div>
      </w:divsChild>
    </w:div>
    <w:div w:id="159010936">
      <w:bodyDiv w:val="1"/>
      <w:marLeft w:val="0"/>
      <w:marRight w:val="0"/>
      <w:marTop w:val="0"/>
      <w:marBottom w:val="0"/>
      <w:divBdr>
        <w:top w:val="none" w:sz="0" w:space="0" w:color="auto"/>
        <w:left w:val="none" w:sz="0" w:space="0" w:color="auto"/>
        <w:bottom w:val="none" w:sz="0" w:space="0" w:color="auto"/>
        <w:right w:val="none" w:sz="0" w:space="0" w:color="auto"/>
      </w:divBdr>
    </w:div>
    <w:div w:id="160312790">
      <w:bodyDiv w:val="1"/>
      <w:marLeft w:val="0"/>
      <w:marRight w:val="0"/>
      <w:marTop w:val="0"/>
      <w:marBottom w:val="0"/>
      <w:divBdr>
        <w:top w:val="none" w:sz="0" w:space="0" w:color="auto"/>
        <w:left w:val="none" w:sz="0" w:space="0" w:color="auto"/>
        <w:bottom w:val="none" w:sz="0" w:space="0" w:color="auto"/>
        <w:right w:val="none" w:sz="0" w:space="0" w:color="auto"/>
      </w:divBdr>
    </w:div>
    <w:div w:id="249512883">
      <w:bodyDiv w:val="1"/>
      <w:marLeft w:val="0"/>
      <w:marRight w:val="0"/>
      <w:marTop w:val="0"/>
      <w:marBottom w:val="0"/>
      <w:divBdr>
        <w:top w:val="none" w:sz="0" w:space="0" w:color="auto"/>
        <w:left w:val="none" w:sz="0" w:space="0" w:color="auto"/>
        <w:bottom w:val="none" w:sz="0" w:space="0" w:color="auto"/>
        <w:right w:val="none" w:sz="0" w:space="0" w:color="auto"/>
      </w:divBdr>
    </w:div>
    <w:div w:id="269819342">
      <w:bodyDiv w:val="1"/>
      <w:marLeft w:val="0"/>
      <w:marRight w:val="0"/>
      <w:marTop w:val="0"/>
      <w:marBottom w:val="0"/>
      <w:divBdr>
        <w:top w:val="none" w:sz="0" w:space="0" w:color="auto"/>
        <w:left w:val="none" w:sz="0" w:space="0" w:color="auto"/>
        <w:bottom w:val="none" w:sz="0" w:space="0" w:color="auto"/>
        <w:right w:val="none" w:sz="0" w:space="0" w:color="auto"/>
      </w:divBdr>
    </w:div>
    <w:div w:id="384838086">
      <w:bodyDiv w:val="1"/>
      <w:marLeft w:val="0"/>
      <w:marRight w:val="0"/>
      <w:marTop w:val="0"/>
      <w:marBottom w:val="0"/>
      <w:divBdr>
        <w:top w:val="none" w:sz="0" w:space="0" w:color="auto"/>
        <w:left w:val="none" w:sz="0" w:space="0" w:color="auto"/>
        <w:bottom w:val="none" w:sz="0" w:space="0" w:color="auto"/>
        <w:right w:val="none" w:sz="0" w:space="0" w:color="auto"/>
      </w:divBdr>
    </w:div>
    <w:div w:id="400832950">
      <w:bodyDiv w:val="1"/>
      <w:marLeft w:val="0"/>
      <w:marRight w:val="0"/>
      <w:marTop w:val="0"/>
      <w:marBottom w:val="0"/>
      <w:divBdr>
        <w:top w:val="none" w:sz="0" w:space="0" w:color="auto"/>
        <w:left w:val="none" w:sz="0" w:space="0" w:color="auto"/>
        <w:bottom w:val="none" w:sz="0" w:space="0" w:color="auto"/>
        <w:right w:val="none" w:sz="0" w:space="0" w:color="auto"/>
      </w:divBdr>
    </w:div>
    <w:div w:id="431124061">
      <w:bodyDiv w:val="1"/>
      <w:marLeft w:val="0"/>
      <w:marRight w:val="0"/>
      <w:marTop w:val="0"/>
      <w:marBottom w:val="0"/>
      <w:divBdr>
        <w:top w:val="none" w:sz="0" w:space="0" w:color="auto"/>
        <w:left w:val="none" w:sz="0" w:space="0" w:color="auto"/>
        <w:bottom w:val="none" w:sz="0" w:space="0" w:color="auto"/>
        <w:right w:val="none" w:sz="0" w:space="0" w:color="auto"/>
      </w:divBdr>
    </w:div>
    <w:div w:id="434373037">
      <w:bodyDiv w:val="1"/>
      <w:marLeft w:val="0"/>
      <w:marRight w:val="0"/>
      <w:marTop w:val="0"/>
      <w:marBottom w:val="0"/>
      <w:divBdr>
        <w:top w:val="none" w:sz="0" w:space="0" w:color="auto"/>
        <w:left w:val="none" w:sz="0" w:space="0" w:color="auto"/>
        <w:bottom w:val="none" w:sz="0" w:space="0" w:color="auto"/>
        <w:right w:val="none" w:sz="0" w:space="0" w:color="auto"/>
      </w:divBdr>
    </w:div>
    <w:div w:id="518858918">
      <w:bodyDiv w:val="1"/>
      <w:marLeft w:val="0"/>
      <w:marRight w:val="0"/>
      <w:marTop w:val="0"/>
      <w:marBottom w:val="0"/>
      <w:divBdr>
        <w:top w:val="none" w:sz="0" w:space="0" w:color="auto"/>
        <w:left w:val="none" w:sz="0" w:space="0" w:color="auto"/>
        <w:bottom w:val="none" w:sz="0" w:space="0" w:color="auto"/>
        <w:right w:val="none" w:sz="0" w:space="0" w:color="auto"/>
      </w:divBdr>
    </w:div>
    <w:div w:id="532496718">
      <w:bodyDiv w:val="1"/>
      <w:marLeft w:val="0"/>
      <w:marRight w:val="0"/>
      <w:marTop w:val="0"/>
      <w:marBottom w:val="0"/>
      <w:divBdr>
        <w:top w:val="none" w:sz="0" w:space="0" w:color="auto"/>
        <w:left w:val="none" w:sz="0" w:space="0" w:color="auto"/>
        <w:bottom w:val="none" w:sz="0" w:space="0" w:color="auto"/>
        <w:right w:val="none" w:sz="0" w:space="0" w:color="auto"/>
      </w:divBdr>
    </w:div>
    <w:div w:id="534465288">
      <w:bodyDiv w:val="1"/>
      <w:marLeft w:val="0"/>
      <w:marRight w:val="0"/>
      <w:marTop w:val="0"/>
      <w:marBottom w:val="0"/>
      <w:divBdr>
        <w:top w:val="none" w:sz="0" w:space="0" w:color="auto"/>
        <w:left w:val="none" w:sz="0" w:space="0" w:color="auto"/>
        <w:bottom w:val="none" w:sz="0" w:space="0" w:color="auto"/>
        <w:right w:val="none" w:sz="0" w:space="0" w:color="auto"/>
      </w:divBdr>
    </w:div>
    <w:div w:id="537939004">
      <w:bodyDiv w:val="1"/>
      <w:marLeft w:val="0"/>
      <w:marRight w:val="0"/>
      <w:marTop w:val="0"/>
      <w:marBottom w:val="0"/>
      <w:divBdr>
        <w:top w:val="none" w:sz="0" w:space="0" w:color="auto"/>
        <w:left w:val="none" w:sz="0" w:space="0" w:color="auto"/>
        <w:bottom w:val="none" w:sz="0" w:space="0" w:color="auto"/>
        <w:right w:val="none" w:sz="0" w:space="0" w:color="auto"/>
      </w:divBdr>
    </w:div>
    <w:div w:id="561185051">
      <w:bodyDiv w:val="1"/>
      <w:marLeft w:val="0"/>
      <w:marRight w:val="0"/>
      <w:marTop w:val="0"/>
      <w:marBottom w:val="0"/>
      <w:divBdr>
        <w:top w:val="none" w:sz="0" w:space="0" w:color="auto"/>
        <w:left w:val="none" w:sz="0" w:space="0" w:color="auto"/>
        <w:bottom w:val="none" w:sz="0" w:space="0" w:color="auto"/>
        <w:right w:val="none" w:sz="0" w:space="0" w:color="auto"/>
      </w:divBdr>
    </w:div>
    <w:div w:id="562712686">
      <w:bodyDiv w:val="1"/>
      <w:marLeft w:val="0"/>
      <w:marRight w:val="0"/>
      <w:marTop w:val="0"/>
      <w:marBottom w:val="0"/>
      <w:divBdr>
        <w:top w:val="none" w:sz="0" w:space="0" w:color="auto"/>
        <w:left w:val="none" w:sz="0" w:space="0" w:color="auto"/>
        <w:bottom w:val="none" w:sz="0" w:space="0" w:color="auto"/>
        <w:right w:val="none" w:sz="0" w:space="0" w:color="auto"/>
      </w:divBdr>
      <w:divsChild>
        <w:div w:id="1782801563">
          <w:marLeft w:val="547"/>
          <w:marRight w:val="0"/>
          <w:marTop w:val="0"/>
          <w:marBottom w:val="0"/>
          <w:divBdr>
            <w:top w:val="none" w:sz="0" w:space="0" w:color="auto"/>
            <w:left w:val="none" w:sz="0" w:space="0" w:color="auto"/>
            <w:bottom w:val="none" w:sz="0" w:space="0" w:color="auto"/>
            <w:right w:val="none" w:sz="0" w:space="0" w:color="auto"/>
          </w:divBdr>
        </w:div>
      </w:divsChild>
    </w:div>
    <w:div w:id="573703360">
      <w:bodyDiv w:val="1"/>
      <w:marLeft w:val="0"/>
      <w:marRight w:val="0"/>
      <w:marTop w:val="0"/>
      <w:marBottom w:val="0"/>
      <w:divBdr>
        <w:top w:val="none" w:sz="0" w:space="0" w:color="auto"/>
        <w:left w:val="none" w:sz="0" w:space="0" w:color="auto"/>
        <w:bottom w:val="none" w:sz="0" w:space="0" w:color="auto"/>
        <w:right w:val="none" w:sz="0" w:space="0" w:color="auto"/>
      </w:divBdr>
    </w:div>
    <w:div w:id="581838999">
      <w:bodyDiv w:val="1"/>
      <w:marLeft w:val="0"/>
      <w:marRight w:val="0"/>
      <w:marTop w:val="0"/>
      <w:marBottom w:val="0"/>
      <w:divBdr>
        <w:top w:val="none" w:sz="0" w:space="0" w:color="auto"/>
        <w:left w:val="none" w:sz="0" w:space="0" w:color="auto"/>
        <w:bottom w:val="none" w:sz="0" w:space="0" w:color="auto"/>
        <w:right w:val="none" w:sz="0" w:space="0" w:color="auto"/>
      </w:divBdr>
    </w:div>
    <w:div w:id="642125924">
      <w:bodyDiv w:val="1"/>
      <w:marLeft w:val="0"/>
      <w:marRight w:val="0"/>
      <w:marTop w:val="0"/>
      <w:marBottom w:val="0"/>
      <w:divBdr>
        <w:top w:val="none" w:sz="0" w:space="0" w:color="auto"/>
        <w:left w:val="none" w:sz="0" w:space="0" w:color="auto"/>
        <w:bottom w:val="none" w:sz="0" w:space="0" w:color="auto"/>
        <w:right w:val="none" w:sz="0" w:space="0" w:color="auto"/>
      </w:divBdr>
    </w:div>
    <w:div w:id="678195062">
      <w:bodyDiv w:val="1"/>
      <w:marLeft w:val="0"/>
      <w:marRight w:val="0"/>
      <w:marTop w:val="0"/>
      <w:marBottom w:val="0"/>
      <w:divBdr>
        <w:top w:val="none" w:sz="0" w:space="0" w:color="auto"/>
        <w:left w:val="none" w:sz="0" w:space="0" w:color="auto"/>
        <w:bottom w:val="none" w:sz="0" w:space="0" w:color="auto"/>
        <w:right w:val="none" w:sz="0" w:space="0" w:color="auto"/>
      </w:divBdr>
    </w:div>
    <w:div w:id="708648062">
      <w:bodyDiv w:val="1"/>
      <w:marLeft w:val="0"/>
      <w:marRight w:val="0"/>
      <w:marTop w:val="0"/>
      <w:marBottom w:val="0"/>
      <w:divBdr>
        <w:top w:val="none" w:sz="0" w:space="0" w:color="auto"/>
        <w:left w:val="none" w:sz="0" w:space="0" w:color="auto"/>
        <w:bottom w:val="none" w:sz="0" w:space="0" w:color="auto"/>
        <w:right w:val="none" w:sz="0" w:space="0" w:color="auto"/>
      </w:divBdr>
    </w:div>
    <w:div w:id="748775444">
      <w:bodyDiv w:val="1"/>
      <w:marLeft w:val="0"/>
      <w:marRight w:val="0"/>
      <w:marTop w:val="0"/>
      <w:marBottom w:val="0"/>
      <w:divBdr>
        <w:top w:val="none" w:sz="0" w:space="0" w:color="auto"/>
        <w:left w:val="none" w:sz="0" w:space="0" w:color="auto"/>
        <w:bottom w:val="none" w:sz="0" w:space="0" w:color="auto"/>
        <w:right w:val="none" w:sz="0" w:space="0" w:color="auto"/>
      </w:divBdr>
    </w:div>
    <w:div w:id="812867225">
      <w:bodyDiv w:val="1"/>
      <w:marLeft w:val="0"/>
      <w:marRight w:val="0"/>
      <w:marTop w:val="0"/>
      <w:marBottom w:val="0"/>
      <w:divBdr>
        <w:top w:val="none" w:sz="0" w:space="0" w:color="auto"/>
        <w:left w:val="none" w:sz="0" w:space="0" w:color="auto"/>
        <w:bottom w:val="none" w:sz="0" w:space="0" w:color="auto"/>
        <w:right w:val="none" w:sz="0" w:space="0" w:color="auto"/>
      </w:divBdr>
    </w:div>
    <w:div w:id="821772200">
      <w:bodyDiv w:val="1"/>
      <w:marLeft w:val="0"/>
      <w:marRight w:val="0"/>
      <w:marTop w:val="0"/>
      <w:marBottom w:val="0"/>
      <w:divBdr>
        <w:top w:val="none" w:sz="0" w:space="0" w:color="auto"/>
        <w:left w:val="none" w:sz="0" w:space="0" w:color="auto"/>
        <w:bottom w:val="none" w:sz="0" w:space="0" w:color="auto"/>
        <w:right w:val="none" w:sz="0" w:space="0" w:color="auto"/>
      </w:divBdr>
    </w:div>
    <w:div w:id="864291634">
      <w:bodyDiv w:val="1"/>
      <w:marLeft w:val="0"/>
      <w:marRight w:val="0"/>
      <w:marTop w:val="0"/>
      <w:marBottom w:val="0"/>
      <w:divBdr>
        <w:top w:val="none" w:sz="0" w:space="0" w:color="auto"/>
        <w:left w:val="none" w:sz="0" w:space="0" w:color="auto"/>
        <w:bottom w:val="none" w:sz="0" w:space="0" w:color="auto"/>
        <w:right w:val="none" w:sz="0" w:space="0" w:color="auto"/>
      </w:divBdr>
    </w:div>
    <w:div w:id="887910083">
      <w:bodyDiv w:val="1"/>
      <w:marLeft w:val="0"/>
      <w:marRight w:val="0"/>
      <w:marTop w:val="0"/>
      <w:marBottom w:val="0"/>
      <w:divBdr>
        <w:top w:val="none" w:sz="0" w:space="0" w:color="auto"/>
        <w:left w:val="none" w:sz="0" w:space="0" w:color="auto"/>
        <w:bottom w:val="none" w:sz="0" w:space="0" w:color="auto"/>
        <w:right w:val="none" w:sz="0" w:space="0" w:color="auto"/>
      </w:divBdr>
    </w:div>
    <w:div w:id="913316919">
      <w:bodyDiv w:val="1"/>
      <w:marLeft w:val="0"/>
      <w:marRight w:val="0"/>
      <w:marTop w:val="0"/>
      <w:marBottom w:val="0"/>
      <w:divBdr>
        <w:top w:val="none" w:sz="0" w:space="0" w:color="auto"/>
        <w:left w:val="none" w:sz="0" w:space="0" w:color="auto"/>
        <w:bottom w:val="none" w:sz="0" w:space="0" w:color="auto"/>
        <w:right w:val="none" w:sz="0" w:space="0" w:color="auto"/>
      </w:divBdr>
      <w:divsChild>
        <w:div w:id="99762782">
          <w:marLeft w:val="0"/>
          <w:marRight w:val="0"/>
          <w:marTop w:val="0"/>
          <w:marBottom w:val="0"/>
          <w:divBdr>
            <w:top w:val="none" w:sz="0" w:space="0" w:color="auto"/>
            <w:left w:val="none" w:sz="0" w:space="0" w:color="auto"/>
            <w:bottom w:val="none" w:sz="0" w:space="0" w:color="auto"/>
            <w:right w:val="none" w:sz="0" w:space="0" w:color="auto"/>
          </w:divBdr>
        </w:div>
        <w:div w:id="389815722">
          <w:marLeft w:val="0"/>
          <w:marRight w:val="0"/>
          <w:marTop w:val="0"/>
          <w:marBottom w:val="0"/>
          <w:divBdr>
            <w:top w:val="none" w:sz="0" w:space="0" w:color="auto"/>
            <w:left w:val="none" w:sz="0" w:space="0" w:color="auto"/>
            <w:bottom w:val="none" w:sz="0" w:space="0" w:color="auto"/>
            <w:right w:val="none" w:sz="0" w:space="0" w:color="auto"/>
          </w:divBdr>
        </w:div>
        <w:div w:id="866258210">
          <w:marLeft w:val="0"/>
          <w:marRight w:val="0"/>
          <w:marTop w:val="0"/>
          <w:marBottom w:val="0"/>
          <w:divBdr>
            <w:top w:val="none" w:sz="0" w:space="0" w:color="auto"/>
            <w:left w:val="none" w:sz="0" w:space="0" w:color="auto"/>
            <w:bottom w:val="none" w:sz="0" w:space="0" w:color="auto"/>
            <w:right w:val="none" w:sz="0" w:space="0" w:color="auto"/>
          </w:divBdr>
        </w:div>
        <w:div w:id="1232546683">
          <w:marLeft w:val="0"/>
          <w:marRight w:val="0"/>
          <w:marTop w:val="0"/>
          <w:marBottom w:val="0"/>
          <w:divBdr>
            <w:top w:val="none" w:sz="0" w:space="0" w:color="auto"/>
            <w:left w:val="none" w:sz="0" w:space="0" w:color="auto"/>
            <w:bottom w:val="none" w:sz="0" w:space="0" w:color="auto"/>
            <w:right w:val="none" w:sz="0" w:space="0" w:color="auto"/>
          </w:divBdr>
        </w:div>
        <w:div w:id="1824203349">
          <w:marLeft w:val="0"/>
          <w:marRight w:val="0"/>
          <w:marTop w:val="0"/>
          <w:marBottom w:val="0"/>
          <w:divBdr>
            <w:top w:val="none" w:sz="0" w:space="0" w:color="auto"/>
            <w:left w:val="none" w:sz="0" w:space="0" w:color="auto"/>
            <w:bottom w:val="none" w:sz="0" w:space="0" w:color="auto"/>
            <w:right w:val="none" w:sz="0" w:space="0" w:color="auto"/>
          </w:divBdr>
        </w:div>
      </w:divsChild>
    </w:div>
    <w:div w:id="921065051">
      <w:bodyDiv w:val="1"/>
      <w:marLeft w:val="0"/>
      <w:marRight w:val="0"/>
      <w:marTop w:val="0"/>
      <w:marBottom w:val="0"/>
      <w:divBdr>
        <w:top w:val="none" w:sz="0" w:space="0" w:color="auto"/>
        <w:left w:val="none" w:sz="0" w:space="0" w:color="auto"/>
        <w:bottom w:val="none" w:sz="0" w:space="0" w:color="auto"/>
        <w:right w:val="none" w:sz="0" w:space="0" w:color="auto"/>
      </w:divBdr>
    </w:div>
    <w:div w:id="927158638">
      <w:bodyDiv w:val="1"/>
      <w:marLeft w:val="0"/>
      <w:marRight w:val="0"/>
      <w:marTop w:val="0"/>
      <w:marBottom w:val="0"/>
      <w:divBdr>
        <w:top w:val="none" w:sz="0" w:space="0" w:color="auto"/>
        <w:left w:val="none" w:sz="0" w:space="0" w:color="auto"/>
        <w:bottom w:val="none" w:sz="0" w:space="0" w:color="auto"/>
        <w:right w:val="none" w:sz="0" w:space="0" w:color="auto"/>
      </w:divBdr>
    </w:div>
    <w:div w:id="932973333">
      <w:bodyDiv w:val="1"/>
      <w:marLeft w:val="0"/>
      <w:marRight w:val="0"/>
      <w:marTop w:val="0"/>
      <w:marBottom w:val="0"/>
      <w:divBdr>
        <w:top w:val="none" w:sz="0" w:space="0" w:color="auto"/>
        <w:left w:val="none" w:sz="0" w:space="0" w:color="auto"/>
        <w:bottom w:val="none" w:sz="0" w:space="0" w:color="auto"/>
        <w:right w:val="none" w:sz="0" w:space="0" w:color="auto"/>
      </w:divBdr>
      <w:divsChild>
        <w:div w:id="135148103">
          <w:marLeft w:val="0"/>
          <w:marRight w:val="0"/>
          <w:marTop w:val="0"/>
          <w:marBottom w:val="0"/>
          <w:divBdr>
            <w:top w:val="none" w:sz="0" w:space="0" w:color="auto"/>
            <w:left w:val="none" w:sz="0" w:space="0" w:color="auto"/>
            <w:bottom w:val="none" w:sz="0" w:space="0" w:color="auto"/>
            <w:right w:val="none" w:sz="0" w:space="0" w:color="auto"/>
          </w:divBdr>
          <w:divsChild>
            <w:div w:id="1665815021">
              <w:marLeft w:val="0"/>
              <w:marRight w:val="0"/>
              <w:marTop w:val="0"/>
              <w:marBottom w:val="0"/>
              <w:divBdr>
                <w:top w:val="none" w:sz="0" w:space="0" w:color="auto"/>
                <w:left w:val="none" w:sz="0" w:space="0" w:color="auto"/>
                <w:bottom w:val="none" w:sz="0" w:space="0" w:color="auto"/>
                <w:right w:val="none" w:sz="0" w:space="0" w:color="auto"/>
              </w:divBdr>
            </w:div>
          </w:divsChild>
        </w:div>
        <w:div w:id="247857958">
          <w:marLeft w:val="0"/>
          <w:marRight w:val="0"/>
          <w:marTop w:val="0"/>
          <w:marBottom w:val="0"/>
          <w:divBdr>
            <w:top w:val="none" w:sz="0" w:space="0" w:color="auto"/>
            <w:left w:val="none" w:sz="0" w:space="0" w:color="auto"/>
            <w:bottom w:val="none" w:sz="0" w:space="0" w:color="auto"/>
            <w:right w:val="none" w:sz="0" w:space="0" w:color="auto"/>
          </w:divBdr>
          <w:divsChild>
            <w:div w:id="910772730">
              <w:marLeft w:val="0"/>
              <w:marRight w:val="0"/>
              <w:marTop w:val="0"/>
              <w:marBottom w:val="0"/>
              <w:divBdr>
                <w:top w:val="none" w:sz="0" w:space="0" w:color="auto"/>
                <w:left w:val="none" w:sz="0" w:space="0" w:color="auto"/>
                <w:bottom w:val="none" w:sz="0" w:space="0" w:color="auto"/>
                <w:right w:val="none" w:sz="0" w:space="0" w:color="auto"/>
              </w:divBdr>
            </w:div>
          </w:divsChild>
        </w:div>
        <w:div w:id="471800121">
          <w:marLeft w:val="0"/>
          <w:marRight w:val="0"/>
          <w:marTop w:val="0"/>
          <w:marBottom w:val="0"/>
          <w:divBdr>
            <w:top w:val="none" w:sz="0" w:space="0" w:color="auto"/>
            <w:left w:val="none" w:sz="0" w:space="0" w:color="auto"/>
            <w:bottom w:val="none" w:sz="0" w:space="0" w:color="auto"/>
            <w:right w:val="none" w:sz="0" w:space="0" w:color="auto"/>
          </w:divBdr>
          <w:divsChild>
            <w:div w:id="1750999190">
              <w:marLeft w:val="0"/>
              <w:marRight w:val="0"/>
              <w:marTop w:val="0"/>
              <w:marBottom w:val="0"/>
              <w:divBdr>
                <w:top w:val="none" w:sz="0" w:space="0" w:color="auto"/>
                <w:left w:val="none" w:sz="0" w:space="0" w:color="auto"/>
                <w:bottom w:val="none" w:sz="0" w:space="0" w:color="auto"/>
                <w:right w:val="none" w:sz="0" w:space="0" w:color="auto"/>
              </w:divBdr>
            </w:div>
          </w:divsChild>
        </w:div>
        <w:div w:id="477846374">
          <w:marLeft w:val="0"/>
          <w:marRight w:val="0"/>
          <w:marTop w:val="0"/>
          <w:marBottom w:val="0"/>
          <w:divBdr>
            <w:top w:val="none" w:sz="0" w:space="0" w:color="auto"/>
            <w:left w:val="none" w:sz="0" w:space="0" w:color="auto"/>
            <w:bottom w:val="none" w:sz="0" w:space="0" w:color="auto"/>
            <w:right w:val="none" w:sz="0" w:space="0" w:color="auto"/>
          </w:divBdr>
          <w:divsChild>
            <w:div w:id="1820610182">
              <w:marLeft w:val="0"/>
              <w:marRight w:val="0"/>
              <w:marTop w:val="0"/>
              <w:marBottom w:val="0"/>
              <w:divBdr>
                <w:top w:val="none" w:sz="0" w:space="0" w:color="auto"/>
                <w:left w:val="none" w:sz="0" w:space="0" w:color="auto"/>
                <w:bottom w:val="none" w:sz="0" w:space="0" w:color="auto"/>
                <w:right w:val="none" w:sz="0" w:space="0" w:color="auto"/>
              </w:divBdr>
            </w:div>
          </w:divsChild>
        </w:div>
        <w:div w:id="538857647">
          <w:marLeft w:val="0"/>
          <w:marRight w:val="0"/>
          <w:marTop w:val="0"/>
          <w:marBottom w:val="0"/>
          <w:divBdr>
            <w:top w:val="none" w:sz="0" w:space="0" w:color="auto"/>
            <w:left w:val="none" w:sz="0" w:space="0" w:color="auto"/>
            <w:bottom w:val="none" w:sz="0" w:space="0" w:color="auto"/>
            <w:right w:val="none" w:sz="0" w:space="0" w:color="auto"/>
          </w:divBdr>
          <w:divsChild>
            <w:div w:id="1257203313">
              <w:marLeft w:val="0"/>
              <w:marRight w:val="0"/>
              <w:marTop w:val="0"/>
              <w:marBottom w:val="0"/>
              <w:divBdr>
                <w:top w:val="none" w:sz="0" w:space="0" w:color="auto"/>
                <w:left w:val="none" w:sz="0" w:space="0" w:color="auto"/>
                <w:bottom w:val="none" w:sz="0" w:space="0" w:color="auto"/>
                <w:right w:val="none" w:sz="0" w:space="0" w:color="auto"/>
              </w:divBdr>
            </w:div>
          </w:divsChild>
        </w:div>
        <w:div w:id="590814337">
          <w:marLeft w:val="0"/>
          <w:marRight w:val="0"/>
          <w:marTop w:val="0"/>
          <w:marBottom w:val="0"/>
          <w:divBdr>
            <w:top w:val="none" w:sz="0" w:space="0" w:color="auto"/>
            <w:left w:val="none" w:sz="0" w:space="0" w:color="auto"/>
            <w:bottom w:val="none" w:sz="0" w:space="0" w:color="auto"/>
            <w:right w:val="none" w:sz="0" w:space="0" w:color="auto"/>
          </w:divBdr>
          <w:divsChild>
            <w:div w:id="1689677015">
              <w:marLeft w:val="0"/>
              <w:marRight w:val="0"/>
              <w:marTop w:val="0"/>
              <w:marBottom w:val="0"/>
              <w:divBdr>
                <w:top w:val="none" w:sz="0" w:space="0" w:color="auto"/>
                <w:left w:val="none" w:sz="0" w:space="0" w:color="auto"/>
                <w:bottom w:val="none" w:sz="0" w:space="0" w:color="auto"/>
                <w:right w:val="none" w:sz="0" w:space="0" w:color="auto"/>
              </w:divBdr>
            </w:div>
          </w:divsChild>
        </w:div>
        <w:div w:id="598292894">
          <w:marLeft w:val="0"/>
          <w:marRight w:val="0"/>
          <w:marTop w:val="0"/>
          <w:marBottom w:val="0"/>
          <w:divBdr>
            <w:top w:val="none" w:sz="0" w:space="0" w:color="auto"/>
            <w:left w:val="none" w:sz="0" w:space="0" w:color="auto"/>
            <w:bottom w:val="none" w:sz="0" w:space="0" w:color="auto"/>
            <w:right w:val="none" w:sz="0" w:space="0" w:color="auto"/>
          </w:divBdr>
          <w:divsChild>
            <w:div w:id="48117564">
              <w:marLeft w:val="0"/>
              <w:marRight w:val="0"/>
              <w:marTop w:val="0"/>
              <w:marBottom w:val="0"/>
              <w:divBdr>
                <w:top w:val="none" w:sz="0" w:space="0" w:color="auto"/>
                <w:left w:val="none" w:sz="0" w:space="0" w:color="auto"/>
                <w:bottom w:val="none" w:sz="0" w:space="0" w:color="auto"/>
                <w:right w:val="none" w:sz="0" w:space="0" w:color="auto"/>
              </w:divBdr>
            </w:div>
            <w:div w:id="393045896">
              <w:marLeft w:val="0"/>
              <w:marRight w:val="0"/>
              <w:marTop w:val="0"/>
              <w:marBottom w:val="0"/>
              <w:divBdr>
                <w:top w:val="none" w:sz="0" w:space="0" w:color="auto"/>
                <w:left w:val="none" w:sz="0" w:space="0" w:color="auto"/>
                <w:bottom w:val="none" w:sz="0" w:space="0" w:color="auto"/>
                <w:right w:val="none" w:sz="0" w:space="0" w:color="auto"/>
              </w:divBdr>
            </w:div>
          </w:divsChild>
        </w:div>
        <w:div w:id="686255381">
          <w:marLeft w:val="0"/>
          <w:marRight w:val="0"/>
          <w:marTop w:val="0"/>
          <w:marBottom w:val="0"/>
          <w:divBdr>
            <w:top w:val="none" w:sz="0" w:space="0" w:color="auto"/>
            <w:left w:val="none" w:sz="0" w:space="0" w:color="auto"/>
            <w:bottom w:val="none" w:sz="0" w:space="0" w:color="auto"/>
            <w:right w:val="none" w:sz="0" w:space="0" w:color="auto"/>
          </w:divBdr>
          <w:divsChild>
            <w:div w:id="2082831019">
              <w:marLeft w:val="0"/>
              <w:marRight w:val="0"/>
              <w:marTop w:val="0"/>
              <w:marBottom w:val="0"/>
              <w:divBdr>
                <w:top w:val="none" w:sz="0" w:space="0" w:color="auto"/>
                <w:left w:val="none" w:sz="0" w:space="0" w:color="auto"/>
                <w:bottom w:val="none" w:sz="0" w:space="0" w:color="auto"/>
                <w:right w:val="none" w:sz="0" w:space="0" w:color="auto"/>
              </w:divBdr>
            </w:div>
          </w:divsChild>
        </w:div>
        <w:div w:id="774179230">
          <w:marLeft w:val="0"/>
          <w:marRight w:val="0"/>
          <w:marTop w:val="0"/>
          <w:marBottom w:val="0"/>
          <w:divBdr>
            <w:top w:val="none" w:sz="0" w:space="0" w:color="auto"/>
            <w:left w:val="none" w:sz="0" w:space="0" w:color="auto"/>
            <w:bottom w:val="none" w:sz="0" w:space="0" w:color="auto"/>
            <w:right w:val="none" w:sz="0" w:space="0" w:color="auto"/>
          </w:divBdr>
          <w:divsChild>
            <w:div w:id="363598927">
              <w:marLeft w:val="0"/>
              <w:marRight w:val="0"/>
              <w:marTop w:val="0"/>
              <w:marBottom w:val="0"/>
              <w:divBdr>
                <w:top w:val="none" w:sz="0" w:space="0" w:color="auto"/>
                <w:left w:val="none" w:sz="0" w:space="0" w:color="auto"/>
                <w:bottom w:val="none" w:sz="0" w:space="0" w:color="auto"/>
                <w:right w:val="none" w:sz="0" w:space="0" w:color="auto"/>
              </w:divBdr>
            </w:div>
          </w:divsChild>
        </w:div>
        <w:div w:id="848449324">
          <w:marLeft w:val="0"/>
          <w:marRight w:val="0"/>
          <w:marTop w:val="0"/>
          <w:marBottom w:val="0"/>
          <w:divBdr>
            <w:top w:val="none" w:sz="0" w:space="0" w:color="auto"/>
            <w:left w:val="none" w:sz="0" w:space="0" w:color="auto"/>
            <w:bottom w:val="none" w:sz="0" w:space="0" w:color="auto"/>
            <w:right w:val="none" w:sz="0" w:space="0" w:color="auto"/>
          </w:divBdr>
          <w:divsChild>
            <w:div w:id="1761951496">
              <w:marLeft w:val="0"/>
              <w:marRight w:val="0"/>
              <w:marTop w:val="0"/>
              <w:marBottom w:val="0"/>
              <w:divBdr>
                <w:top w:val="none" w:sz="0" w:space="0" w:color="auto"/>
                <w:left w:val="none" w:sz="0" w:space="0" w:color="auto"/>
                <w:bottom w:val="none" w:sz="0" w:space="0" w:color="auto"/>
                <w:right w:val="none" w:sz="0" w:space="0" w:color="auto"/>
              </w:divBdr>
            </w:div>
          </w:divsChild>
        </w:div>
        <w:div w:id="930504091">
          <w:marLeft w:val="0"/>
          <w:marRight w:val="0"/>
          <w:marTop w:val="0"/>
          <w:marBottom w:val="0"/>
          <w:divBdr>
            <w:top w:val="none" w:sz="0" w:space="0" w:color="auto"/>
            <w:left w:val="none" w:sz="0" w:space="0" w:color="auto"/>
            <w:bottom w:val="none" w:sz="0" w:space="0" w:color="auto"/>
            <w:right w:val="none" w:sz="0" w:space="0" w:color="auto"/>
          </w:divBdr>
          <w:divsChild>
            <w:div w:id="62417759">
              <w:marLeft w:val="0"/>
              <w:marRight w:val="0"/>
              <w:marTop w:val="0"/>
              <w:marBottom w:val="0"/>
              <w:divBdr>
                <w:top w:val="none" w:sz="0" w:space="0" w:color="auto"/>
                <w:left w:val="none" w:sz="0" w:space="0" w:color="auto"/>
                <w:bottom w:val="none" w:sz="0" w:space="0" w:color="auto"/>
                <w:right w:val="none" w:sz="0" w:space="0" w:color="auto"/>
              </w:divBdr>
            </w:div>
          </w:divsChild>
        </w:div>
        <w:div w:id="943807656">
          <w:marLeft w:val="0"/>
          <w:marRight w:val="0"/>
          <w:marTop w:val="0"/>
          <w:marBottom w:val="0"/>
          <w:divBdr>
            <w:top w:val="none" w:sz="0" w:space="0" w:color="auto"/>
            <w:left w:val="none" w:sz="0" w:space="0" w:color="auto"/>
            <w:bottom w:val="none" w:sz="0" w:space="0" w:color="auto"/>
            <w:right w:val="none" w:sz="0" w:space="0" w:color="auto"/>
          </w:divBdr>
          <w:divsChild>
            <w:div w:id="1706784000">
              <w:marLeft w:val="0"/>
              <w:marRight w:val="0"/>
              <w:marTop w:val="0"/>
              <w:marBottom w:val="0"/>
              <w:divBdr>
                <w:top w:val="none" w:sz="0" w:space="0" w:color="auto"/>
                <w:left w:val="none" w:sz="0" w:space="0" w:color="auto"/>
                <w:bottom w:val="none" w:sz="0" w:space="0" w:color="auto"/>
                <w:right w:val="none" w:sz="0" w:space="0" w:color="auto"/>
              </w:divBdr>
            </w:div>
          </w:divsChild>
        </w:div>
        <w:div w:id="999314983">
          <w:marLeft w:val="0"/>
          <w:marRight w:val="0"/>
          <w:marTop w:val="0"/>
          <w:marBottom w:val="0"/>
          <w:divBdr>
            <w:top w:val="none" w:sz="0" w:space="0" w:color="auto"/>
            <w:left w:val="none" w:sz="0" w:space="0" w:color="auto"/>
            <w:bottom w:val="none" w:sz="0" w:space="0" w:color="auto"/>
            <w:right w:val="none" w:sz="0" w:space="0" w:color="auto"/>
          </w:divBdr>
          <w:divsChild>
            <w:div w:id="1871454936">
              <w:marLeft w:val="0"/>
              <w:marRight w:val="0"/>
              <w:marTop w:val="0"/>
              <w:marBottom w:val="0"/>
              <w:divBdr>
                <w:top w:val="none" w:sz="0" w:space="0" w:color="auto"/>
                <w:left w:val="none" w:sz="0" w:space="0" w:color="auto"/>
                <w:bottom w:val="none" w:sz="0" w:space="0" w:color="auto"/>
                <w:right w:val="none" w:sz="0" w:space="0" w:color="auto"/>
              </w:divBdr>
            </w:div>
          </w:divsChild>
        </w:div>
        <w:div w:id="1120494470">
          <w:marLeft w:val="0"/>
          <w:marRight w:val="0"/>
          <w:marTop w:val="0"/>
          <w:marBottom w:val="0"/>
          <w:divBdr>
            <w:top w:val="none" w:sz="0" w:space="0" w:color="auto"/>
            <w:left w:val="none" w:sz="0" w:space="0" w:color="auto"/>
            <w:bottom w:val="none" w:sz="0" w:space="0" w:color="auto"/>
            <w:right w:val="none" w:sz="0" w:space="0" w:color="auto"/>
          </w:divBdr>
          <w:divsChild>
            <w:div w:id="1062871451">
              <w:marLeft w:val="0"/>
              <w:marRight w:val="0"/>
              <w:marTop w:val="0"/>
              <w:marBottom w:val="0"/>
              <w:divBdr>
                <w:top w:val="none" w:sz="0" w:space="0" w:color="auto"/>
                <w:left w:val="none" w:sz="0" w:space="0" w:color="auto"/>
                <w:bottom w:val="none" w:sz="0" w:space="0" w:color="auto"/>
                <w:right w:val="none" w:sz="0" w:space="0" w:color="auto"/>
              </w:divBdr>
            </w:div>
          </w:divsChild>
        </w:div>
        <w:div w:id="1193035250">
          <w:marLeft w:val="0"/>
          <w:marRight w:val="0"/>
          <w:marTop w:val="0"/>
          <w:marBottom w:val="0"/>
          <w:divBdr>
            <w:top w:val="none" w:sz="0" w:space="0" w:color="auto"/>
            <w:left w:val="none" w:sz="0" w:space="0" w:color="auto"/>
            <w:bottom w:val="none" w:sz="0" w:space="0" w:color="auto"/>
            <w:right w:val="none" w:sz="0" w:space="0" w:color="auto"/>
          </w:divBdr>
          <w:divsChild>
            <w:div w:id="611516421">
              <w:marLeft w:val="0"/>
              <w:marRight w:val="0"/>
              <w:marTop w:val="0"/>
              <w:marBottom w:val="0"/>
              <w:divBdr>
                <w:top w:val="none" w:sz="0" w:space="0" w:color="auto"/>
                <w:left w:val="none" w:sz="0" w:space="0" w:color="auto"/>
                <w:bottom w:val="none" w:sz="0" w:space="0" w:color="auto"/>
                <w:right w:val="none" w:sz="0" w:space="0" w:color="auto"/>
              </w:divBdr>
            </w:div>
          </w:divsChild>
        </w:div>
        <w:div w:id="1203788895">
          <w:marLeft w:val="0"/>
          <w:marRight w:val="0"/>
          <w:marTop w:val="0"/>
          <w:marBottom w:val="0"/>
          <w:divBdr>
            <w:top w:val="none" w:sz="0" w:space="0" w:color="auto"/>
            <w:left w:val="none" w:sz="0" w:space="0" w:color="auto"/>
            <w:bottom w:val="none" w:sz="0" w:space="0" w:color="auto"/>
            <w:right w:val="none" w:sz="0" w:space="0" w:color="auto"/>
          </w:divBdr>
          <w:divsChild>
            <w:div w:id="1600530887">
              <w:marLeft w:val="0"/>
              <w:marRight w:val="0"/>
              <w:marTop w:val="0"/>
              <w:marBottom w:val="0"/>
              <w:divBdr>
                <w:top w:val="none" w:sz="0" w:space="0" w:color="auto"/>
                <w:left w:val="none" w:sz="0" w:space="0" w:color="auto"/>
                <w:bottom w:val="none" w:sz="0" w:space="0" w:color="auto"/>
                <w:right w:val="none" w:sz="0" w:space="0" w:color="auto"/>
              </w:divBdr>
            </w:div>
          </w:divsChild>
        </w:div>
        <w:div w:id="1216699993">
          <w:marLeft w:val="0"/>
          <w:marRight w:val="0"/>
          <w:marTop w:val="0"/>
          <w:marBottom w:val="0"/>
          <w:divBdr>
            <w:top w:val="none" w:sz="0" w:space="0" w:color="auto"/>
            <w:left w:val="none" w:sz="0" w:space="0" w:color="auto"/>
            <w:bottom w:val="none" w:sz="0" w:space="0" w:color="auto"/>
            <w:right w:val="none" w:sz="0" w:space="0" w:color="auto"/>
          </w:divBdr>
          <w:divsChild>
            <w:div w:id="1102339417">
              <w:marLeft w:val="0"/>
              <w:marRight w:val="0"/>
              <w:marTop w:val="0"/>
              <w:marBottom w:val="0"/>
              <w:divBdr>
                <w:top w:val="none" w:sz="0" w:space="0" w:color="auto"/>
                <w:left w:val="none" w:sz="0" w:space="0" w:color="auto"/>
                <w:bottom w:val="none" w:sz="0" w:space="0" w:color="auto"/>
                <w:right w:val="none" w:sz="0" w:space="0" w:color="auto"/>
              </w:divBdr>
            </w:div>
            <w:div w:id="1125198519">
              <w:marLeft w:val="0"/>
              <w:marRight w:val="0"/>
              <w:marTop w:val="0"/>
              <w:marBottom w:val="0"/>
              <w:divBdr>
                <w:top w:val="none" w:sz="0" w:space="0" w:color="auto"/>
                <w:left w:val="none" w:sz="0" w:space="0" w:color="auto"/>
                <w:bottom w:val="none" w:sz="0" w:space="0" w:color="auto"/>
                <w:right w:val="none" w:sz="0" w:space="0" w:color="auto"/>
              </w:divBdr>
            </w:div>
            <w:div w:id="1733112124">
              <w:marLeft w:val="0"/>
              <w:marRight w:val="0"/>
              <w:marTop w:val="0"/>
              <w:marBottom w:val="0"/>
              <w:divBdr>
                <w:top w:val="none" w:sz="0" w:space="0" w:color="auto"/>
                <w:left w:val="none" w:sz="0" w:space="0" w:color="auto"/>
                <w:bottom w:val="none" w:sz="0" w:space="0" w:color="auto"/>
                <w:right w:val="none" w:sz="0" w:space="0" w:color="auto"/>
              </w:divBdr>
            </w:div>
            <w:div w:id="1796748026">
              <w:marLeft w:val="0"/>
              <w:marRight w:val="0"/>
              <w:marTop w:val="0"/>
              <w:marBottom w:val="0"/>
              <w:divBdr>
                <w:top w:val="none" w:sz="0" w:space="0" w:color="auto"/>
                <w:left w:val="none" w:sz="0" w:space="0" w:color="auto"/>
                <w:bottom w:val="none" w:sz="0" w:space="0" w:color="auto"/>
                <w:right w:val="none" w:sz="0" w:space="0" w:color="auto"/>
              </w:divBdr>
            </w:div>
          </w:divsChild>
        </w:div>
        <w:div w:id="1226834548">
          <w:marLeft w:val="0"/>
          <w:marRight w:val="0"/>
          <w:marTop w:val="0"/>
          <w:marBottom w:val="0"/>
          <w:divBdr>
            <w:top w:val="none" w:sz="0" w:space="0" w:color="auto"/>
            <w:left w:val="none" w:sz="0" w:space="0" w:color="auto"/>
            <w:bottom w:val="none" w:sz="0" w:space="0" w:color="auto"/>
            <w:right w:val="none" w:sz="0" w:space="0" w:color="auto"/>
          </w:divBdr>
          <w:divsChild>
            <w:div w:id="824318086">
              <w:marLeft w:val="0"/>
              <w:marRight w:val="0"/>
              <w:marTop w:val="0"/>
              <w:marBottom w:val="0"/>
              <w:divBdr>
                <w:top w:val="none" w:sz="0" w:space="0" w:color="auto"/>
                <w:left w:val="none" w:sz="0" w:space="0" w:color="auto"/>
                <w:bottom w:val="none" w:sz="0" w:space="0" w:color="auto"/>
                <w:right w:val="none" w:sz="0" w:space="0" w:color="auto"/>
              </w:divBdr>
            </w:div>
          </w:divsChild>
        </w:div>
        <w:div w:id="1481383981">
          <w:marLeft w:val="0"/>
          <w:marRight w:val="0"/>
          <w:marTop w:val="0"/>
          <w:marBottom w:val="0"/>
          <w:divBdr>
            <w:top w:val="none" w:sz="0" w:space="0" w:color="auto"/>
            <w:left w:val="none" w:sz="0" w:space="0" w:color="auto"/>
            <w:bottom w:val="none" w:sz="0" w:space="0" w:color="auto"/>
            <w:right w:val="none" w:sz="0" w:space="0" w:color="auto"/>
          </w:divBdr>
          <w:divsChild>
            <w:div w:id="591402638">
              <w:marLeft w:val="0"/>
              <w:marRight w:val="0"/>
              <w:marTop w:val="0"/>
              <w:marBottom w:val="0"/>
              <w:divBdr>
                <w:top w:val="none" w:sz="0" w:space="0" w:color="auto"/>
                <w:left w:val="none" w:sz="0" w:space="0" w:color="auto"/>
                <w:bottom w:val="none" w:sz="0" w:space="0" w:color="auto"/>
                <w:right w:val="none" w:sz="0" w:space="0" w:color="auto"/>
              </w:divBdr>
            </w:div>
          </w:divsChild>
        </w:div>
        <w:div w:id="1747648913">
          <w:marLeft w:val="0"/>
          <w:marRight w:val="0"/>
          <w:marTop w:val="0"/>
          <w:marBottom w:val="0"/>
          <w:divBdr>
            <w:top w:val="none" w:sz="0" w:space="0" w:color="auto"/>
            <w:left w:val="none" w:sz="0" w:space="0" w:color="auto"/>
            <w:bottom w:val="none" w:sz="0" w:space="0" w:color="auto"/>
            <w:right w:val="none" w:sz="0" w:space="0" w:color="auto"/>
          </w:divBdr>
          <w:divsChild>
            <w:div w:id="1322738351">
              <w:marLeft w:val="0"/>
              <w:marRight w:val="0"/>
              <w:marTop w:val="0"/>
              <w:marBottom w:val="0"/>
              <w:divBdr>
                <w:top w:val="none" w:sz="0" w:space="0" w:color="auto"/>
                <w:left w:val="none" w:sz="0" w:space="0" w:color="auto"/>
                <w:bottom w:val="none" w:sz="0" w:space="0" w:color="auto"/>
                <w:right w:val="none" w:sz="0" w:space="0" w:color="auto"/>
              </w:divBdr>
            </w:div>
          </w:divsChild>
        </w:div>
        <w:div w:id="1823355082">
          <w:marLeft w:val="0"/>
          <w:marRight w:val="0"/>
          <w:marTop w:val="0"/>
          <w:marBottom w:val="0"/>
          <w:divBdr>
            <w:top w:val="none" w:sz="0" w:space="0" w:color="auto"/>
            <w:left w:val="none" w:sz="0" w:space="0" w:color="auto"/>
            <w:bottom w:val="none" w:sz="0" w:space="0" w:color="auto"/>
            <w:right w:val="none" w:sz="0" w:space="0" w:color="auto"/>
          </w:divBdr>
          <w:divsChild>
            <w:div w:id="1976180511">
              <w:marLeft w:val="0"/>
              <w:marRight w:val="0"/>
              <w:marTop w:val="0"/>
              <w:marBottom w:val="0"/>
              <w:divBdr>
                <w:top w:val="none" w:sz="0" w:space="0" w:color="auto"/>
                <w:left w:val="none" w:sz="0" w:space="0" w:color="auto"/>
                <w:bottom w:val="none" w:sz="0" w:space="0" w:color="auto"/>
                <w:right w:val="none" w:sz="0" w:space="0" w:color="auto"/>
              </w:divBdr>
            </w:div>
          </w:divsChild>
        </w:div>
        <w:div w:id="1880894083">
          <w:marLeft w:val="0"/>
          <w:marRight w:val="0"/>
          <w:marTop w:val="0"/>
          <w:marBottom w:val="0"/>
          <w:divBdr>
            <w:top w:val="none" w:sz="0" w:space="0" w:color="auto"/>
            <w:left w:val="none" w:sz="0" w:space="0" w:color="auto"/>
            <w:bottom w:val="none" w:sz="0" w:space="0" w:color="auto"/>
            <w:right w:val="none" w:sz="0" w:space="0" w:color="auto"/>
          </w:divBdr>
          <w:divsChild>
            <w:div w:id="974329867">
              <w:marLeft w:val="0"/>
              <w:marRight w:val="0"/>
              <w:marTop w:val="0"/>
              <w:marBottom w:val="0"/>
              <w:divBdr>
                <w:top w:val="none" w:sz="0" w:space="0" w:color="auto"/>
                <w:left w:val="none" w:sz="0" w:space="0" w:color="auto"/>
                <w:bottom w:val="none" w:sz="0" w:space="0" w:color="auto"/>
                <w:right w:val="none" w:sz="0" w:space="0" w:color="auto"/>
              </w:divBdr>
            </w:div>
          </w:divsChild>
        </w:div>
        <w:div w:id="1958635917">
          <w:marLeft w:val="0"/>
          <w:marRight w:val="0"/>
          <w:marTop w:val="0"/>
          <w:marBottom w:val="0"/>
          <w:divBdr>
            <w:top w:val="none" w:sz="0" w:space="0" w:color="auto"/>
            <w:left w:val="none" w:sz="0" w:space="0" w:color="auto"/>
            <w:bottom w:val="none" w:sz="0" w:space="0" w:color="auto"/>
            <w:right w:val="none" w:sz="0" w:space="0" w:color="auto"/>
          </w:divBdr>
          <w:divsChild>
            <w:div w:id="2113931384">
              <w:marLeft w:val="0"/>
              <w:marRight w:val="0"/>
              <w:marTop w:val="0"/>
              <w:marBottom w:val="0"/>
              <w:divBdr>
                <w:top w:val="none" w:sz="0" w:space="0" w:color="auto"/>
                <w:left w:val="none" w:sz="0" w:space="0" w:color="auto"/>
                <w:bottom w:val="none" w:sz="0" w:space="0" w:color="auto"/>
                <w:right w:val="none" w:sz="0" w:space="0" w:color="auto"/>
              </w:divBdr>
            </w:div>
          </w:divsChild>
        </w:div>
        <w:div w:id="1968703858">
          <w:marLeft w:val="0"/>
          <w:marRight w:val="0"/>
          <w:marTop w:val="0"/>
          <w:marBottom w:val="0"/>
          <w:divBdr>
            <w:top w:val="none" w:sz="0" w:space="0" w:color="auto"/>
            <w:left w:val="none" w:sz="0" w:space="0" w:color="auto"/>
            <w:bottom w:val="none" w:sz="0" w:space="0" w:color="auto"/>
            <w:right w:val="none" w:sz="0" w:space="0" w:color="auto"/>
          </w:divBdr>
          <w:divsChild>
            <w:div w:id="1424300237">
              <w:marLeft w:val="0"/>
              <w:marRight w:val="0"/>
              <w:marTop w:val="0"/>
              <w:marBottom w:val="0"/>
              <w:divBdr>
                <w:top w:val="none" w:sz="0" w:space="0" w:color="auto"/>
                <w:left w:val="none" w:sz="0" w:space="0" w:color="auto"/>
                <w:bottom w:val="none" w:sz="0" w:space="0" w:color="auto"/>
                <w:right w:val="none" w:sz="0" w:space="0" w:color="auto"/>
              </w:divBdr>
            </w:div>
          </w:divsChild>
        </w:div>
        <w:div w:id="2109081927">
          <w:marLeft w:val="0"/>
          <w:marRight w:val="0"/>
          <w:marTop w:val="0"/>
          <w:marBottom w:val="0"/>
          <w:divBdr>
            <w:top w:val="none" w:sz="0" w:space="0" w:color="auto"/>
            <w:left w:val="none" w:sz="0" w:space="0" w:color="auto"/>
            <w:bottom w:val="none" w:sz="0" w:space="0" w:color="auto"/>
            <w:right w:val="none" w:sz="0" w:space="0" w:color="auto"/>
          </w:divBdr>
          <w:divsChild>
            <w:div w:id="1751929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4775">
      <w:bodyDiv w:val="1"/>
      <w:marLeft w:val="0"/>
      <w:marRight w:val="0"/>
      <w:marTop w:val="0"/>
      <w:marBottom w:val="0"/>
      <w:divBdr>
        <w:top w:val="none" w:sz="0" w:space="0" w:color="auto"/>
        <w:left w:val="none" w:sz="0" w:space="0" w:color="auto"/>
        <w:bottom w:val="none" w:sz="0" w:space="0" w:color="auto"/>
        <w:right w:val="none" w:sz="0" w:space="0" w:color="auto"/>
      </w:divBdr>
      <w:divsChild>
        <w:div w:id="1117214023">
          <w:marLeft w:val="0"/>
          <w:marRight w:val="0"/>
          <w:marTop w:val="0"/>
          <w:marBottom w:val="0"/>
          <w:divBdr>
            <w:top w:val="none" w:sz="0" w:space="0" w:color="auto"/>
            <w:left w:val="none" w:sz="0" w:space="0" w:color="auto"/>
            <w:bottom w:val="none" w:sz="0" w:space="0" w:color="auto"/>
            <w:right w:val="none" w:sz="0" w:space="0" w:color="auto"/>
          </w:divBdr>
        </w:div>
        <w:div w:id="1941788773">
          <w:marLeft w:val="0"/>
          <w:marRight w:val="0"/>
          <w:marTop w:val="0"/>
          <w:marBottom w:val="0"/>
          <w:divBdr>
            <w:top w:val="none" w:sz="0" w:space="0" w:color="auto"/>
            <w:left w:val="none" w:sz="0" w:space="0" w:color="auto"/>
            <w:bottom w:val="none" w:sz="0" w:space="0" w:color="auto"/>
            <w:right w:val="none" w:sz="0" w:space="0" w:color="auto"/>
          </w:divBdr>
        </w:div>
      </w:divsChild>
    </w:div>
    <w:div w:id="990793772">
      <w:bodyDiv w:val="1"/>
      <w:marLeft w:val="0"/>
      <w:marRight w:val="0"/>
      <w:marTop w:val="0"/>
      <w:marBottom w:val="0"/>
      <w:divBdr>
        <w:top w:val="none" w:sz="0" w:space="0" w:color="auto"/>
        <w:left w:val="none" w:sz="0" w:space="0" w:color="auto"/>
        <w:bottom w:val="none" w:sz="0" w:space="0" w:color="auto"/>
        <w:right w:val="none" w:sz="0" w:space="0" w:color="auto"/>
      </w:divBdr>
    </w:div>
    <w:div w:id="1018119423">
      <w:bodyDiv w:val="1"/>
      <w:marLeft w:val="0"/>
      <w:marRight w:val="0"/>
      <w:marTop w:val="0"/>
      <w:marBottom w:val="0"/>
      <w:divBdr>
        <w:top w:val="none" w:sz="0" w:space="0" w:color="auto"/>
        <w:left w:val="none" w:sz="0" w:space="0" w:color="auto"/>
        <w:bottom w:val="none" w:sz="0" w:space="0" w:color="auto"/>
        <w:right w:val="none" w:sz="0" w:space="0" w:color="auto"/>
      </w:divBdr>
    </w:div>
    <w:div w:id="1032344396">
      <w:bodyDiv w:val="1"/>
      <w:marLeft w:val="0"/>
      <w:marRight w:val="0"/>
      <w:marTop w:val="0"/>
      <w:marBottom w:val="0"/>
      <w:divBdr>
        <w:top w:val="none" w:sz="0" w:space="0" w:color="auto"/>
        <w:left w:val="none" w:sz="0" w:space="0" w:color="auto"/>
        <w:bottom w:val="none" w:sz="0" w:space="0" w:color="auto"/>
        <w:right w:val="none" w:sz="0" w:space="0" w:color="auto"/>
      </w:divBdr>
    </w:div>
    <w:div w:id="1089229814">
      <w:bodyDiv w:val="1"/>
      <w:marLeft w:val="0"/>
      <w:marRight w:val="0"/>
      <w:marTop w:val="0"/>
      <w:marBottom w:val="0"/>
      <w:divBdr>
        <w:top w:val="none" w:sz="0" w:space="0" w:color="auto"/>
        <w:left w:val="none" w:sz="0" w:space="0" w:color="auto"/>
        <w:bottom w:val="none" w:sz="0" w:space="0" w:color="auto"/>
        <w:right w:val="none" w:sz="0" w:space="0" w:color="auto"/>
      </w:divBdr>
    </w:div>
    <w:div w:id="1092121161">
      <w:bodyDiv w:val="1"/>
      <w:marLeft w:val="0"/>
      <w:marRight w:val="0"/>
      <w:marTop w:val="0"/>
      <w:marBottom w:val="0"/>
      <w:divBdr>
        <w:top w:val="none" w:sz="0" w:space="0" w:color="auto"/>
        <w:left w:val="none" w:sz="0" w:space="0" w:color="auto"/>
        <w:bottom w:val="none" w:sz="0" w:space="0" w:color="auto"/>
        <w:right w:val="none" w:sz="0" w:space="0" w:color="auto"/>
      </w:divBdr>
    </w:div>
    <w:div w:id="1093742013">
      <w:bodyDiv w:val="1"/>
      <w:marLeft w:val="0"/>
      <w:marRight w:val="0"/>
      <w:marTop w:val="0"/>
      <w:marBottom w:val="0"/>
      <w:divBdr>
        <w:top w:val="none" w:sz="0" w:space="0" w:color="auto"/>
        <w:left w:val="none" w:sz="0" w:space="0" w:color="auto"/>
        <w:bottom w:val="none" w:sz="0" w:space="0" w:color="auto"/>
        <w:right w:val="none" w:sz="0" w:space="0" w:color="auto"/>
      </w:divBdr>
    </w:div>
    <w:div w:id="1102797422">
      <w:bodyDiv w:val="1"/>
      <w:marLeft w:val="0"/>
      <w:marRight w:val="0"/>
      <w:marTop w:val="0"/>
      <w:marBottom w:val="0"/>
      <w:divBdr>
        <w:top w:val="none" w:sz="0" w:space="0" w:color="auto"/>
        <w:left w:val="none" w:sz="0" w:space="0" w:color="auto"/>
        <w:bottom w:val="none" w:sz="0" w:space="0" w:color="auto"/>
        <w:right w:val="none" w:sz="0" w:space="0" w:color="auto"/>
      </w:divBdr>
      <w:divsChild>
        <w:div w:id="352925018">
          <w:marLeft w:val="0"/>
          <w:marRight w:val="0"/>
          <w:marTop w:val="0"/>
          <w:marBottom w:val="0"/>
          <w:divBdr>
            <w:top w:val="none" w:sz="0" w:space="0" w:color="auto"/>
            <w:left w:val="none" w:sz="0" w:space="0" w:color="auto"/>
            <w:bottom w:val="none" w:sz="0" w:space="0" w:color="auto"/>
            <w:right w:val="none" w:sz="0" w:space="0" w:color="auto"/>
          </w:divBdr>
        </w:div>
        <w:div w:id="723791046">
          <w:marLeft w:val="0"/>
          <w:marRight w:val="0"/>
          <w:marTop w:val="0"/>
          <w:marBottom w:val="0"/>
          <w:divBdr>
            <w:top w:val="none" w:sz="0" w:space="0" w:color="auto"/>
            <w:left w:val="none" w:sz="0" w:space="0" w:color="auto"/>
            <w:bottom w:val="none" w:sz="0" w:space="0" w:color="auto"/>
            <w:right w:val="none" w:sz="0" w:space="0" w:color="auto"/>
          </w:divBdr>
        </w:div>
        <w:div w:id="787165990">
          <w:marLeft w:val="0"/>
          <w:marRight w:val="0"/>
          <w:marTop w:val="0"/>
          <w:marBottom w:val="0"/>
          <w:divBdr>
            <w:top w:val="none" w:sz="0" w:space="0" w:color="auto"/>
            <w:left w:val="none" w:sz="0" w:space="0" w:color="auto"/>
            <w:bottom w:val="none" w:sz="0" w:space="0" w:color="auto"/>
            <w:right w:val="none" w:sz="0" w:space="0" w:color="auto"/>
          </w:divBdr>
        </w:div>
        <w:div w:id="824394667">
          <w:marLeft w:val="0"/>
          <w:marRight w:val="0"/>
          <w:marTop w:val="0"/>
          <w:marBottom w:val="0"/>
          <w:divBdr>
            <w:top w:val="none" w:sz="0" w:space="0" w:color="auto"/>
            <w:left w:val="none" w:sz="0" w:space="0" w:color="auto"/>
            <w:bottom w:val="none" w:sz="0" w:space="0" w:color="auto"/>
            <w:right w:val="none" w:sz="0" w:space="0" w:color="auto"/>
          </w:divBdr>
        </w:div>
        <w:div w:id="877812910">
          <w:marLeft w:val="0"/>
          <w:marRight w:val="0"/>
          <w:marTop w:val="0"/>
          <w:marBottom w:val="0"/>
          <w:divBdr>
            <w:top w:val="none" w:sz="0" w:space="0" w:color="auto"/>
            <w:left w:val="none" w:sz="0" w:space="0" w:color="auto"/>
            <w:bottom w:val="none" w:sz="0" w:space="0" w:color="auto"/>
            <w:right w:val="none" w:sz="0" w:space="0" w:color="auto"/>
          </w:divBdr>
        </w:div>
        <w:div w:id="991374177">
          <w:marLeft w:val="0"/>
          <w:marRight w:val="0"/>
          <w:marTop w:val="0"/>
          <w:marBottom w:val="0"/>
          <w:divBdr>
            <w:top w:val="none" w:sz="0" w:space="0" w:color="auto"/>
            <w:left w:val="none" w:sz="0" w:space="0" w:color="auto"/>
            <w:bottom w:val="none" w:sz="0" w:space="0" w:color="auto"/>
            <w:right w:val="none" w:sz="0" w:space="0" w:color="auto"/>
          </w:divBdr>
        </w:div>
        <w:div w:id="1149636400">
          <w:marLeft w:val="0"/>
          <w:marRight w:val="0"/>
          <w:marTop w:val="0"/>
          <w:marBottom w:val="0"/>
          <w:divBdr>
            <w:top w:val="none" w:sz="0" w:space="0" w:color="auto"/>
            <w:left w:val="none" w:sz="0" w:space="0" w:color="auto"/>
            <w:bottom w:val="none" w:sz="0" w:space="0" w:color="auto"/>
            <w:right w:val="none" w:sz="0" w:space="0" w:color="auto"/>
          </w:divBdr>
          <w:divsChild>
            <w:div w:id="198788298">
              <w:marLeft w:val="0"/>
              <w:marRight w:val="0"/>
              <w:marTop w:val="0"/>
              <w:marBottom w:val="0"/>
              <w:divBdr>
                <w:top w:val="none" w:sz="0" w:space="0" w:color="auto"/>
                <w:left w:val="none" w:sz="0" w:space="0" w:color="auto"/>
                <w:bottom w:val="none" w:sz="0" w:space="0" w:color="auto"/>
                <w:right w:val="none" w:sz="0" w:space="0" w:color="auto"/>
              </w:divBdr>
            </w:div>
            <w:div w:id="310670588">
              <w:marLeft w:val="0"/>
              <w:marRight w:val="0"/>
              <w:marTop w:val="0"/>
              <w:marBottom w:val="0"/>
              <w:divBdr>
                <w:top w:val="none" w:sz="0" w:space="0" w:color="auto"/>
                <w:left w:val="none" w:sz="0" w:space="0" w:color="auto"/>
                <w:bottom w:val="none" w:sz="0" w:space="0" w:color="auto"/>
                <w:right w:val="none" w:sz="0" w:space="0" w:color="auto"/>
              </w:divBdr>
            </w:div>
            <w:div w:id="1945725995">
              <w:marLeft w:val="0"/>
              <w:marRight w:val="0"/>
              <w:marTop w:val="0"/>
              <w:marBottom w:val="0"/>
              <w:divBdr>
                <w:top w:val="none" w:sz="0" w:space="0" w:color="auto"/>
                <w:left w:val="none" w:sz="0" w:space="0" w:color="auto"/>
                <w:bottom w:val="none" w:sz="0" w:space="0" w:color="auto"/>
                <w:right w:val="none" w:sz="0" w:space="0" w:color="auto"/>
              </w:divBdr>
            </w:div>
          </w:divsChild>
        </w:div>
        <w:div w:id="1360202701">
          <w:marLeft w:val="0"/>
          <w:marRight w:val="0"/>
          <w:marTop w:val="0"/>
          <w:marBottom w:val="0"/>
          <w:divBdr>
            <w:top w:val="none" w:sz="0" w:space="0" w:color="auto"/>
            <w:left w:val="none" w:sz="0" w:space="0" w:color="auto"/>
            <w:bottom w:val="none" w:sz="0" w:space="0" w:color="auto"/>
            <w:right w:val="none" w:sz="0" w:space="0" w:color="auto"/>
          </w:divBdr>
        </w:div>
        <w:div w:id="1401439435">
          <w:marLeft w:val="0"/>
          <w:marRight w:val="0"/>
          <w:marTop w:val="0"/>
          <w:marBottom w:val="0"/>
          <w:divBdr>
            <w:top w:val="none" w:sz="0" w:space="0" w:color="auto"/>
            <w:left w:val="none" w:sz="0" w:space="0" w:color="auto"/>
            <w:bottom w:val="none" w:sz="0" w:space="0" w:color="auto"/>
            <w:right w:val="none" w:sz="0" w:space="0" w:color="auto"/>
          </w:divBdr>
          <w:divsChild>
            <w:div w:id="1844081347">
              <w:marLeft w:val="0"/>
              <w:marRight w:val="0"/>
              <w:marTop w:val="0"/>
              <w:marBottom w:val="0"/>
              <w:divBdr>
                <w:top w:val="none" w:sz="0" w:space="0" w:color="auto"/>
                <w:left w:val="none" w:sz="0" w:space="0" w:color="auto"/>
                <w:bottom w:val="none" w:sz="0" w:space="0" w:color="auto"/>
                <w:right w:val="none" w:sz="0" w:space="0" w:color="auto"/>
              </w:divBdr>
            </w:div>
          </w:divsChild>
        </w:div>
        <w:div w:id="1531215759">
          <w:marLeft w:val="0"/>
          <w:marRight w:val="0"/>
          <w:marTop w:val="0"/>
          <w:marBottom w:val="0"/>
          <w:divBdr>
            <w:top w:val="none" w:sz="0" w:space="0" w:color="auto"/>
            <w:left w:val="none" w:sz="0" w:space="0" w:color="auto"/>
            <w:bottom w:val="none" w:sz="0" w:space="0" w:color="auto"/>
            <w:right w:val="none" w:sz="0" w:space="0" w:color="auto"/>
          </w:divBdr>
          <w:divsChild>
            <w:div w:id="760882321">
              <w:marLeft w:val="0"/>
              <w:marRight w:val="0"/>
              <w:marTop w:val="0"/>
              <w:marBottom w:val="0"/>
              <w:divBdr>
                <w:top w:val="none" w:sz="0" w:space="0" w:color="auto"/>
                <w:left w:val="none" w:sz="0" w:space="0" w:color="auto"/>
                <w:bottom w:val="none" w:sz="0" w:space="0" w:color="auto"/>
                <w:right w:val="none" w:sz="0" w:space="0" w:color="auto"/>
              </w:divBdr>
            </w:div>
            <w:div w:id="778986678">
              <w:marLeft w:val="0"/>
              <w:marRight w:val="0"/>
              <w:marTop w:val="0"/>
              <w:marBottom w:val="0"/>
              <w:divBdr>
                <w:top w:val="none" w:sz="0" w:space="0" w:color="auto"/>
                <w:left w:val="none" w:sz="0" w:space="0" w:color="auto"/>
                <w:bottom w:val="none" w:sz="0" w:space="0" w:color="auto"/>
                <w:right w:val="none" w:sz="0" w:space="0" w:color="auto"/>
              </w:divBdr>
            </w:div>
            <w:div w:id="862134123">
              <w:marLeft w:val="0"/>
              <w:marRight w:val="0"/>
              <w:marTop w:val="0"/>
              <w:marBottom w:val="0"/>
              <w:divBdr>
                <w:top w:val="none" w:sz="0" w:space="0" w:color="auto"/>
                <w:left w:val="none" w:sz="0" w:space="0" w:color="auto"/>
                <w:bottom w:val="none" w:sz="0" w:space="0" w:color="auto"/>
                <w:right w:val="none" w:sz="0" w:space="0" w:color="auto"/>
              </w:divBdr>
            </w:div>
            <w:div w:id="1089305063">
              <w:marLeft w:val="0"/>
              <w:marRight w:val="0"/>
              <w:marTop w:val="0"/>
              <w:marBottom w:val="0"/>
              <w:divBdr>
                <w:top w:val="none" w:sz="0" w:space="0" w:color="auto"/>
                <w:left w:val="none" w:sz="0" w:space="0" w:color="auto"/>
                <w:bottom w:val="none" w:sz="0" w:space="0" w:color="auto"/>
                <w:right w:val="none" w:sz="0" w:space="0" w:color="auto"/>
              </w:divBdr>
            </w:div>
            <w:div w:id="1411536833">
              <w:marLeft w:val="0"/>
              <w:marRight w:val="0"/>
              <w:marTop w:val="0"/>
              <w:marBottom w:val="0"/>
              <w:divBdr>
                <w:top w:val="none" w:sz="0" w:space="0" w:color="auto"/>
                <w:left w:val="none" w:sz="0" w:space="0" w:color="auto"/>
                <w:bottom w:val="none" w:sz="0" w:space="0" w:color="auto"/>
                <w:right w:val="none" w:sz="0" w:space="0" w:color="auto"/>
              </w:divBdr>
            </w:div>
          </w:divsChild>
        </w:div>
        <w:div w:id="1562671414">
          <w:marLeft w:val="0"/>
          <w:marRight w:val="0"/>
          <w:marTop w:val="0"/>
          <w:marBottom w:val="0"/>
          <w:divBdr>
            <w:top w:val="none" w:sz="0" w:space="0" w:color="auto"/>
            <w:left w:val="none" w:sz="0" w:space="0" w:color="auto"/>
            <w:bottom w:val="none" w:sz="0" w:space="0" w:color="auto"/>
            <w:right w:val="none" w:sz="0" w:space="0" w:color="auto"/>
          </w:divBdr>
        </w:div>
        <w:div w:id="1605914403">
          <w:marLeft w:val="0"/>
          <w:marRight w:val="0"/>
          <w:marTop w:val="0"/>
          <w:marBottom w:val="0"/>
          <w:divBdr>
            <w:top w:val="none" w:sz="0" w:space="0" w:color="auto"/>
            <w:left w:val="none" w:sz="0" w:space="0" w:color="auto"/>
            <w:bottom w:val="none" w:sz="0" w:space="0" w:color="auto"/>
            <w:right w:val="none" w:sz="0" w:space="0" w:color="auto"/>
          </w:divBdr>
        </w:div>
        <w:div w:id="1709379026">
          <w:marLeft w:val="0"/>
          <w:marRight w:val="0"/>
          <w:marTop w:val="0"/>
          <w:marBottom w:val="0"/>
          <w:divBdr>
            <w:top w:val="none" w:sz="0" w:space="0" w:color="auto"/>
            <w:left w:val="none" w:sz="0" w:space="0" w:color="auto"/>
            <w:bottom w:val="none" w:sz="0" w:space="0" w:color="auto"/>
            <w:right w:val="none" w:sz="0" w:space="0" w:color="auto"/>
          </w:divBdr>
          <w:divsChild>
            <w:div w:id="206064918">
              <w:marLeft w:val="0"/>
              <w:marRight w:val="0"/>
              <w:marTop w:val="0"/>
              <w:marBottom w:val="0"/>
              <w:divBdr>
                <w:top w:val="none" w:sz="0" w:space="0" w:color="auto"/>
                <w:left w:val="none" w:sz="0" w:space="0" w:color="auto"/>
                <w:bottom w:val="none" w:sz="0" w:space="0" w:color="auto"/>
                <w:right w:val="none" w:sz="0" w:space="0" w:color="auto"/>
              </w:divBdr>
            </w:div>
            <w:div w:id="470827055">
              <w:marLeft w:val="0"/>
              <w:marRight w:val="0"/>
              <w:marTop w:val="0"/>
              <w:marBottom w:val="0"/>
              <w:divBdr>
                <w:top w:val="none" w:sz="0" w:space="0" w:color="auto"/>
                <w:left w:val="none" w:sz="0" w:space="0" w:color="auto"/>
                <w:bottom w:val="none" w:sz="0" w:space="0" w:color="auto"/>
                <w:right w:val="none" w:sz="0" w:space="0" w:color="auto"/>
              </w:divBdr>
            </w:div>
            <w:div w:id="960956478">
              <w:marLeft w:val="0"/>
              <w:marRight w:val="0"/>
              <w:marTop w:val="0"/>
              <w:marBottom w:val="0"/>
              <w:divBdr>
                <w:top w:val="none" w:sz="0" w:space="0" w:color="auto"/>
                <w:left w:val="none" w:sz="0" w:space="0" w:color="auto"/>
                <w:bottom w:val="none" w:sz="0" w:space="0" w:color="auto"/>
                <w:right w:val="none" w:sz="0" w:space="0" w:color="auto"/>
              </w:divBdr>
            </w:div>
            <w:div w:id="1014041168">
              <w:marLeft w:val="0"/>
              <w:marRight w:val="0"/>
              <w:marTop w:val="0"/>
              <w:marBottom w:val="0"/>
              <w:divBdr>
                <w:top w:val="none" w:sz="0" w:space="0" w:color="auto"/>
                <w:left w:val="none" w:sz="0" w:space="0" w:color="auto"/>
                <w:bottom w:val="none" w:sz="0" w:space="0" w:color="auto"/>
                <w:right w:val="none" w:sz="0" w:space="0" w:color="auto"/>
              </w:divBdr>
            </w:div>
            <w:div w:id="2005546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56475">
      <w:bodyDiv w:val="1"/>
      <w:marLeft w:val="0"/>
      <w:marRight w:val="0"/>
      <w:marTop w:val="0"/>
      <w:marBottom w:val="0"/>
      <w:divBdr>
        <w:top w:val="none" w:sz="0" w:space="0" w:color="auto"/>
        <w:left w:val="none" w:sz="0" w:space="0" w:color="auto"/>
        <w:bottom w:val="none" w:sz="0" w:space="0" w:color="auto"/>
        <w:right w:val="none" w:sz="0" w:space="0" w:color="auto"/>
      </w:divBdr>
    </w:div>
    <w:div w:id="1215046011">
      <w:bodyDiv w:val="1"/>
      <w:marLeft w:val="0"/>
      <w:marRight w:val="0"/>
      <w:marTop w:val="0"/>
      <w:marBottom w:val="0"/>
      <w:divBdr>
        <w:top w:val="none" w:sz="0" w:space="0" w:color="auto"/>
        <w:left w:val="none" w:sz="0" w:space="0" w:color="auto"/>
        <w:bottom w:val="none" w:sz="0" w:space="0" w:color="auto"/>
        <w:right w:val="none" w:sz="0" w:space="0" w:color="auto"/>
      </w:divBdr>
    </w:div>
    <w:div w:id="1285502095">
      <w:bodyDiv w:val="1"/>
      <w:marLeft w:val="0"/>
      <w:marRight w:val="0"/>
      <w:marTop w:val="0"/>
      <w:marBottom w:val="0"/>
      <w:divBdr>
        <w:top w:val="none" w:sz="0" w:space="0" w:color="auto"/>
        <w:left w:val="none" w:sz="0" w:space="0" w:color="auto"/>
        <w:bottom w:val="none" w:sz="0" w:space="0" w:color="auto"/>
        <w:right w:val="none" w:sz="0" w:space="0" w:color="auto"/>
      </w:divBdr>
    </w:div>
    <w:div w:id="1331449474">
      <w:bodyDiv w:val="1"/>
      <w:marLeft w:val="0"/>
      <w:marRight w:val="0"/>
      <w:marTop w:val="0"/>
      <w:marBottom w:val="0"/>
      <w:divBdr>
        <w:top w:val="none" w:sz="0" w:space="0" w:color="auto"/>
        <w:left w:val="none" w:sz="0" w:space="0" w:color="auto"/>
        <w:bottom w:val="none" w:sz="0" w:space="0" w:color="auto"/>
        <w:right w:val="none" w:sz="0" w:space="0" w:color="auto"/>
      </w:divBdr>
    </w:div>
    <w:div w:id="1340155547">
      <w:bodyDiv w:val="1"/>
      <w:marLeft w:val="0"/>
      <w:marRight w:val="0"/>
      <w:marTop w:val="0"/>
      <w:marBottom w:val="0"/>
      <w:divBdr>
        <w:top w:val="none" w:sz="0" w:space="0" w:color="auto"/>
        <w:left w:val="none" w:sz="0" w:space="0" w:color="auto"/>
        <w:bottom w:val="none" w:sz="0" w:space="0" w:color="auto"/>
        <w:right w:val="none" w:sz="0" w:space="0" w:color="auto"/>
      </w:divBdr>
    </w:div>
    <w:div w:id="1386446613">
      <w:bodyDiv w:val="1"/>
      <w:marLeft w:val="0"/>
      <w:marRight w:val="0"/>
      <w:marTop w:val="0"/>
      <w:marBottom w:val="0"/>
      <w:divBdr>
        <w:top w:val="none" w:sz="0" w:space="0" w:color="auto"/>
        <w:left w:val="none" w:sz="0" w:space="0" w:color="auto"/>
        <w:bottom w:val="none" w:sz="0" w:space="0" w:color="auto"/>
        <w:right w:val="none" w:sz="0" w:space="0" w:color="auto"/>
      </w:divBdr>
      <w:divsChild>
        <w:div w:id="216823148">
          <w:marLeft w:val="0"/>
          <w:marRight w:val="0"/>
          <w:marTop w:val="0"/>
          <w:marBottom w:val="0"/>
          <w:divBdr>
            <w:top w:val="none" w:sz="0" w:space="0" w:color="auto"/>
            <w:left w:val="none" w:sz="0" w:space="0" w:color="auto"/>
            <w:bottom w:val="none" w:sz="0" w:space="0" w:color="auto"/>
            <w:right w:val="none" w:sz="0" w:space="0" w:color="auto"/>
          </w:divBdr>
          <w:divsChild>
            <w:div w:id="663777238">
              <w:marLeft w:val="0"/>
              <w:marRight w:val="0"/>
              <w:marTop w:val="0"/>
              <w:marBottom w:val="0"/>
              <w:divBdr>
                <w:top w:val="none" w:sz="0" w:space="0" w:color="auto"/>
                <w:left w:val="none" w:sz="0" w:space="0" w:color="auto"/>
                <w:bottom w:val="none" w:sz="0" w:space="0" w:color="auto"/>
                <w:right w:val="none" w:sz="0" w:space="0" w:color="auto"/>
              </w:divBdr>
            </w:div>
          </w:divsChild>
        </w:div>
        <w:div w:id="275020652">
          <w:marLeft w:val="0"/>
          <w:marRight w:val="0"/>
          <w:marTop w:val="0"/>
          <w:marBottom w:val="0"/>
          <w:divBdr>
            <w:top w:val="none" w:sz="0" w:space="0" w:color="auto"/>
            <w:left w:val="none" w:sz="0" w:space="0" w:color="auto"/>
            <w:bottom w:val="none" w:sz="0" w:space="0" w:color="auto"/>
            <w:right w:val="none" w:sz="0" w:space="0" w:color="auto"/>
          </w:divBdr>
          <w:divsChild>
            <w:div w:id="1403454918">
              <w:marLeft w:val="0"/>
              <w:marRight w:val="0"/>
              <w:marTop w:val="0"/>
              <w:marBottom w:val="0"/>
              <w:divBdr>
                <w:top w:val="none" w:sz="0" w:space="0" w:color="auto"/>
                <w:left w:val="none" w:sz="0" w:space="0" w:color="auto"/>
                <w:bottom w:val="none" w:sz="0" w:space="0" w:color="auto"/>
                <w:right w:val="none" w:sz="0" w:space="0" w:color="auto"/>
              </w:divBdr>
            </w:div>
          </w:divsChild>
        </w:div>
        <w:div w:id="313067853">
          <w:marLeft w:val="0"/>
          <w:marRight w:val="0"/>
          <w:marTop w:val="0"/>
          <w:marBottom w:val="0"/>
          <w:divBdr>
            <w:top w:val="none" w:sz="0" w:space="0" w:color="auto"/>
            <w:left w:val="none" w:sz="0" w:space="0" w:color="auto"/>
            <w:bottom w:val="none" w:sz="0" w:space="0" w:color="auto"/>
            <w:right w:val="none" w:sz="0" w:space="0" w:color="auto"/>
          </w:divBdr>
          <w:divsChild>
            <w:div w:id="941184463">
              <w:marLeft w:val="0"/>
              <w:marRight w:val="0"/>
              <w:marTop w:val="0"/>
              <w:marBottom w:val="0"/>
              <w:divBdr>
                <w:top w:val="none" w:sz="0" w:space="0" w:color="auto"/>
                <w:left w:val="none" w:sz="0" w:space="0" w:color="auto"/>
                <w:bottom w:val="none" w:sz="0" w:space="0" w:color="auto"/>
                <w:right w:val="none" w:sz="0" w:space="0" w:color="auto"/>
              </w:divBdr>
            </w:div>
          </w:divsChild>
        </w:div>
        <w:div w:id="514416427">
          <w:marLeft w:val="0"/>
          <w:marRight w:val="0"/>
          <w:marTop w:val="0"/>
          <w:marBottom w:val="0"/>
          <w:divBdr>
            <w:top w:val="none" w:sz="0" w:space="0" w:color="auto"/>
            <w:left w:val="none" w:sz="0" w:space="0" w:color="auto"/>
            <w:bottom w:val="none" w:sz="0" w:space="0" w:color="auto"/>
            <w:right w:val="none" w:sz="0" w:space="0" w:color="auto"/>
          </w:divBdr>
          <w:divsChild>
            <w:div w:id="565385969">
              <w:marLeft w:val="0"/>
              <w:marRight w:val="0"/>
              <w:marTop w:val="0"/>
              <w:marBottom w:val="0"/>
              <w:divBdr>
                <w:top w:val="none" w:sz="0" w:space="0" w:color="auto"/>
                <w:left w:val="none" w:sz="0" w:space="0" w:color="auto"/>
                <w:bottom w:val="none" w:sz="0" w:space="0" w:color="auto"/>
                <w:right w:val="none" w:sz="0" w:space="0" w:color="auto"/>
              </w:divBdr>
            </w:div>
          </w:divsChild>
        </w:div>
        <w:div w:id="572011260">
          <w:marLeft w:val="0"/>
          <w:marRight w:val="0"/>
          <w:marTop w:val="0"/>
          <w:marBottom w:val="0"/>
          <w:divBdr>
            <w:top w:val="none" w:sz="0" w:space="0" w:color="auto"/>
            <w:left w:val="none" w:sz="0" w:space="0" w:color="auto"/>
            <w:bottom w:val="none" w:sz="0" w:space="0" w:color="auto"/>
            <w:right w:val="none" w:sz="0" w:space="0" w:color="auto"/>
          </w:divBdr>
          <w:divsChild>
            <w:div w:id="1765225743">
              <w:marLeft w:val="0"/>
              <w:marRight w:val="0"/>
              <w:marTop w:val="0"/>
              <w:marBottom w:val="0"/>
              <w:divBdr>
                <w:top w:val="none" w:sz="0" w:space="0" w:color="auto"/>
                <w:left w:val="none" w:sz="0" w:space="0" w:color="auto"/>
                <w:bottom w:val="none" w:sz="0" w:space="0" w:color="auto"/>
                <w:right w:val="none" w:sz="0" w:space="0" w:color="auto"/>
              </w:divBdr>
            </w:div>
          </w:divsChild>
        </w:div>
        <w:div w:id="660350090">
          <w:marLeft w:val="0"/>
          <w:marRight w:val="0"/>
          <w:marTop w:val="0"/>
          <w:marBottom w:val="0"/>
          <w:divBdr>
            <w:top w:val="none" w:sz="0" w:space="0" w:color="auto"/>
            <w:left w:val="none" w:sz="0" w:space="0" w:color="auto"/>
            <w:bottom w:val="none" w:sz="0" w:space="0" w:color="auto"/>
            <w:right w:val="none" w:sz="0" w:space="0" w:color="auto"/>
          </w:divBdr>
          <w:divsChild>
            <w:div w:id="1085102968">
              <w:marLeft w:val="0"/>
              <w:marRight w:val="0"/>
              <w:marTop w:val="0"/>
              <w:marBottom w:val="0"/>
              <w:divBdr>
                <w:top w:val="none" w:sz="0" w:space="0" w:color="auto"/>
                <w:left w:val="none" w:sz="0" w:space="0" w:color="auto"/>
                <w:bottom w:val="none" w:sz="0" w:space="0" w:color="auto"/>
                <w:right w:val="none" w:sz="0" w:space="0" w:color="auto"/>
              </w:divBdr>
            </w:div>
          </w:divsChild>
        </w:div>
        <w:div w:id="695539583">
          <w:marLeft w:val="0"/>
          <w:marRight w:val="0"/>
          <w:marTop w:val="0"/>
          <w:marBottom w:val="0"/>
          <w:divBdr>
            <w:top w:val="none" w:sz="0" w:space="0" w:color="auto"/>
            <w:left w:val="none" w:sz="0" w:space="0" w:color="auto"/>
            <w:bottom w:val="none" w:sz="0" w:space="0" w:color="auto"/>
            <w:right w:val="none" w:sz="0" w:space="0" w:color="auto"/>
          </w:divBdr>
          <w:divsChild>
            <w:div w:id="1356226888">
              <w:marLeft w:val="0"/>
              <w:marRight w:val="0"/>
              <w:marTop w:val="0"/>
              <w:marBottom w:val="0"/>
              <w:divBdr>
                <w:top w:val="none" w:sz="0" w:space="0" w:color="auto"/>
                <w:left w:val="none" w:sz="0" w:space="0" w:color="auto"/>
                <w:bottom w:val="none" w:sz="0" w:space="0" w:color="auto"/>
                <w:right w:val="none" w:sz="0" w:space="0" w:color="auto"/>
              </w:divBdr>
            </w:div>
          </w:divsChild>
        </w:div>
        <w:div w:id="804349963">
          <w:marLeft w:val="0"/>
          <w:marRight w:val="0"/>
          <w:marTop w:val="0"/>
          <w:marBottom w:val="0"/>
          <w:divBdr>
            <w:top w:val="none" w:sz="0" w:space="0" w:color="auto"/>
            <w:left w:val="none" w:sz="0" w:space="0" w:color="auto"/>
            <w:bottom w:val="none" w:sz="0" w:space="0" w:color="auto"/>
            <w:right w:val="none" w:sz="0" w:space="0" w:color="auto"/>
          </w:divBdr>
          <w:divsChild>
            <w:div w:id="93286696">
              <w:marLeft w:val="0"/>
              <w:marRight w:val="0"/>
              <w:marTop w:val="0"/>
              <w:marBottom w:val="0"/>
              <w:divBdr>
                <w:top w:val="none" w:sz="0" w:space="0" w:color="auto"/>
                <w:left w:val="none" w:sz="0" w:space="0" w:color="auto"/>
                <w:bottom w:val="none" w:sz="0" w:space="0" w:color="auto"/>
                <w:right w:val="none" w:sz="0" w:space="0" w:color="auto"/>
              </w:divBdr>
            </w:div>
          </w:divsChild>
        </w:div>
        <w:div w:id="831140408">
          <w:marLeft w:val="0"/>
          <w:marRight w:val="0"/>
          <w:marTop w:val="0"/>
          <w:marBottom w:val="0"/>
          <w:divBdr>
            <w:top w:val="none" w:sz="0" w:space="0" w:color="auto"/>
            <w:left w:val="none" w:sz="0" w:space="0" w:color="auto"/>
            <w:bottom w:val="none" w:sz="0" w:space="0" w:color="auto"/>
            <w:right w:val="none" w:sz="0" w:space="0" w:color="auto"/>
          </w:divBdr>
          <w:divsChild>
            <w:div w:id="1481581418">
              <w:marLeft w:val="0"/>
              <w:marRight w:val="0"/>
              <w:marTop w:val="0"/>
              <w:marBottom w:val="0"/>
              <w:divBdr>
                <w:top w:val="none" w:sz="0" w:space="0" w:color="auto"/>
                <w:left w:val="none" w:sz="0" w:space="0" w:color="auto"/>
                <w:bottom w:val="none" w:sz="0" w:space="0" w:color="auto"/>
                <w:right w:val="none" w:sz="0" w:space="0" w:color="auto"/>
              </w:divBdr>
            </w:div>
          </w:divsChild>
        </w:div>
        <w:div w:id="953946787">
          <w:marLeft w:val="0"/>
          <w:marRight w:val="0"/>
          <w:marTop w:val="0"/>
          <w:marBottom w:val="0"/>
          <w:divBdr>
            <w:top w:val="none" w:sz="0" w:space="0" w:color="auto"/>
            <w:left w:val="none" w:sz="0" w:space="0" w:color="auto"/>
            <w:bottom w:val="none" w:sz="0" w:space="0" w:color="auto"/>
            <w:right w:val="none" w:sz="0" w:space="0" w:color="auto"/>
          </w:divBdr>
          <w:divsChild>
            <w:div w:id="868877217">
              <w:marLeft w:val="0"/>
              <w:marRight w:val="0"/>
              <w:marTop w:val="0"/>
              <w:marBottom w:val="0"/>
              <w:divBdr>
                <w:top w:val="none" w:sz="0" w:space="0" w:color="auto"/>
                <w:left w:val="none" w:sz="0" w:space="0" w:color="auto"/>
                <w:bottom w:val="none" w:sz="0" w:space="0" w:color="auto"/>
                <w:right w:val="none" w:sz="0" w:space="0" w:color="auto"/>
              </w:divBdr>
            </w:div>
          </w:divsChild>
        </w:div>
        <w:div w:id="963997450">
          <w:marLeft w:val="0"/>
          <w:marRight w:val="0"/>
          <w:marTop w:val="0"/>
          <w:marBottom w:val="0"/>
          <w:divBdr>
            <w:top w:val="none" w:sz="0" w:space="0" w:color="auto"/>
            <w:left w:val="none" w:sz="0" w:space="0" w:color="auto"/>
            <w:bottom w:val="none" w:sz="0" w:space="0" w:color="auto"/>
            <w:right w:val="none" w:sz="0" w:space="0" w:color="auto"/>
          </w:divBdr>
          <w:divsChild>
            <w:div w:id="563175676">
              <w:marLeft w:val="0"/>
              <w:marRight w:val="0"/>
              <w:marTop w:val="0"/>
              <w:marBottom w:val="0"/>
              <w:divBdr>
                <w:top w:val="none" w:sz="0" w:space="0" w:color="auto"/>
                <w:left w:val="none" w:sz="0" w:space="0" w:color="auto"/>
                <w:bottom w:val="none" w:sz="0" w:space="0" w:color="auto"/>
                <w:right w:val="none" w:sz="0" w:space="0" w:color="auto"/>
              </w:divBdr>
            </w:div>
          </w:divsChild>
        </w:div>
        <w:div w:id="1024479820">
          <w:marLeft w:val="0"/>
          <w:marRight w:val="0"/>
          <w:marTop w:val="0"/>
          <w:marBottom w:val="0"/>
          <w:divBdr>
            <w:top w:val="none" w:sz="0" w:space="0" w:color="auto"/>
            <w:left w:val="none" w:sz="0" w:space="0" w:color="auto"/>
            <w:bottom w:val="none" w:sz="0" w:space="0" w:color="auto"/>
            <w:right w:val="none" w:sz="0" w:space="0" w:color="auto"/>
          </w:divBdr>
          <w:divsChild>
            <w:div w:id="37054116">
              <w:marLeft w:val="0"/>
              <w:marRight w:val="0"/>
              <w:marTop w:val="0"/>
              <w:marBottom w:val="0"/>
              <w:divBdr>
                <w:top w:val="none" w:sz="0" w:space="0" w:color="auto"/>
                <w:left w:val="none" w:sz="0" w:space="0" w:color="auto"/>
                <w:bottom w:val="none" w:sz="0" w:space="0" w:color="auto"/>
                <w:right w:val="none" w:sz="0" w:space="0" w:color="auto"/>
              </w:divBdr>
            </w:div>
          </w:divsChild>
        </w:div>
        <w:div w:id="1052272658">
          <w:marLeft w:val="0"/>
          <w:marRight w:val="0"/>
          <w:marTop w:val="0"/>
          <w:marBottom w:val="0"/>
          <w:divBdr>
            <w:top w:val="none" w:sz="0" w:space="0" w:color="auto"/>
            <w:left w:val="none" w:sz="0" w:space="0" w:color="auto"/>
            <w:bottom w:val="none" w:sz="0" w:space="0" w:color="auto"/>
            <w:right w:val="none" w:sz="0" w:space="0" w:color="auto"/>
          </w:divBdr>
          <w:divsChild>
            <w:div w:id="1630089518">
              <w:marLeft w:val="0"/>
              <w:marRight w:val="0"/>
              <w:marTop w:val="0"/>
              <w:marBottom w:val="0"/>
              <w:divBdr>
                <w:top w:val="none" w:sz="0" w:space="0" w:color="auto"/>
                <w:left w:val="none" w:sz="0" w:space="0" w:color="auto"/>
                <w:bottom w:val="none" w:sz="0" w:space="0" w:color="auto"/>
                <w:right w:val="none" w:sz="0" w:space="0" w:color="auto"/>
              </w:divBdr>
            </w:div>
          </w:divsChild>
        </w:div>
        <w:div w:id="1067149538">
          <w:marLeft w:val="0"/>
          <w:marRight w:val="0"/>
          <w:marTop w:val="0"/>
          <w:marBottom w:val="0"/>
          <w:divBdr>
            <w:top w:val="none" w:sz="0" w:space="0" w:color="auto"/>
            <w:left w:val="none" w:sz="0" w:space="0" w:color="auto"/>
            <w:bottom w:val="none" w:sz="0" w:space="0" w:color="auto"/>
            <w:right w:val="none" w:sz="0" w:space="0" w:color="auto"/>
          </w:divBdr>
          <w:divsChild>
            <w:div w:id="1793598575">
              <w:marLeft w:val="0"/>
              <w:marRight w:val="0"/>
              <w:marTop w:val="0"/>
              <w:marBottom w:val="0"/>
              <w:divBdr>
                <w:top w:val="none" w:sz="0" w:space="0" w:color="auto"/>
                <w:left w:val="none" w:sz="0" w:space="0" w:color="auto"/>
                <w:bottom w:val="none" w:sz="0" w:space="0" w:color="auto"/>
                <w:right w:val="none" w:sz="0" w:space="0" w:color="auto"/>
              </w:divBdr>
            </w:div>
          </w:divsChild>
        </w:div>
        <w:div w:id="1085569320">
          <w:marLeft w:val="0"/>
          <w:marRight w:val="0"/>
          <w:marTop w:val="0"/>
          <w:marBottom w:val="0"/>
          <w:divBdr>
            <w:top w:val="none" w:sz="0" w:space="0" w:color="auto"/>
            <w:left w:val="none" w:sz="0" w:space="0" w:color="auto"/>
            <w:bottom w:val="none" w:sz="0" w:space="0" w:color="auto"/>
            <w:right w:val="none" w:sz="0" w:space="0" w:color="auto"/>
          </w:divBdr>
          <w:divsChild>
            <w:div w:id="2005817725">
              <w:marLeft w:val="0"/>
              <w:marRight w:val="0"/>
              <w:marTop w:val="0"/>
              <w:marBottom w:val="0"/>
              <w:divBdr>
                <w:top w:val="none" w:sz="0" w:space="0" w:color="auto"/>
                <w:left w:val="none" w:sz="0" w:space="0" w:color="auto"/>
                <w:bottom w:val="none" w:sz="0" w:space="0" w:color="auto"/>
                <w:right w:val="none" w:sz="0" w:space="0" w:color="auto"/>
              </w:divBdr>
            </w:div>
          </w:divsChild>
        </w:div>
        <w:div w:id="1141456095">
          <w:marLeft w:val="0"/>
          <w:marRight w:val="0"/>
          <w:marTop w:val="0"/>
          <w:marBottom w:val="0"/>
          <w:divBdr>
            <w:top w:val="none" w:sz="0" w:space="0" w:color="auto"/>
            <w:left w:val="none" w:sz="0" w:space="0" w:color="auto"/>
            <w:bottom w:val="none" w:sz="0" w:space="0" w:color="auto"/>
            <w:right w:val="none" w:sz="0" w:space="0" w:color="auto"/>
          </w:divBdr>
          <w:divsChild>
            <w:div w:id="613446272">
              <w:marLeft w:val="0"/>
              <w:marRight w:val="0"/>
              <w:marTop w:val="0"/>
              <w:marBottom w:val="0"/>
              <w:divBdr>
                <w:top w:val="none" w:sz="0" w:space="0" w:color="auto"/>
                <w:left w:val="none" w:sz="0" w:space="0" w:color="auto"/>
                <w:bottom w:val="none" w:sz="0" w:space="0" w:color="auto"/>
                <w:right w:val="none" w:sz="0" w:space="0" w:color="auto"/>
              </w:divBdr>
            </w:div>
          </w:divsChild>
        </w:div>
        <w:div w:id="1174297590">
          <w:marLeft w:val="0"/>
          <w:marRight w:val="0"/>
          <w:marTop w:val="0"/>
          <w:marBottom w:val="0"/>
          <w:divBdr>
            <w:top w:val="none" w:sz="0" w:space="0" w:color="auto"/>
            <w:left w:val="none" w:sz="0" w:space="0" w:color="auto"/>
            <w:bottom w:val="none" w:sz="0" w:space="0" w:color="auto"/>
            <w:right w:val="none" w:sz="0" w:space="0" w:color="auto"/>
          </w:divBdr>
          <w:divsChild>
            <w:div w:id="19203381">
              <w:marLeft w:val="0"/>
              <w:marRight w:val="0"/>
              <w:marTop w:val="0"/>
              <w:marBottom w:val="0"/>
              <w:divBdr>
                <w:top w:val="none" w:sz="0" w:space="0" w:color="auto"/>
                <w:left w:val="none" w:sz="0" w:space="0" w:color="auto"/>
                <w:bottom w:val="none" w:sz="0" w:space="0" w:color="auto"/>
                <w:right w:val="none" w:sz="0" w:space="0" w:color="auto"/>
              </w:divBdr>
            </w:div>
          </w:divsChild>
        </w:div>
        <w:div w:id="1201434072">
          <w:marLeft w:val="0"/>
          <w:marRight w:val="0"/>
          <w:marTop w:val="0"/>
          <w:marBottom w:val="0"/>
          <w:divBdr>
            <w:top w:val="none" w:sz="0" w:space="0" w:color="auto"/>
            <w:left w:val="none" w:sz="0" w:space="0" w:color="auto"/>
            <w:bottom w:val="none" w:sz="0" w:space="0" w:color="auto"/>
            <w:right w:val="none" w:sz="0" w:space="0" w:color="auto"/>
          </w:divBdr>
          <w:divsChild>
            <w:div w:id="1330404921">
              <w:marLeft w:val="0"/>
              <w:marRight w:val="0"/>
              <w:marTop w:val="0"/>
              <w:marBottom w:val="0"/>
              <w:divBdr>
                <w:top w:val="none" w:sz="0" w:space="0" w:color="auto"/>
                <w:left w:val="none" w:sz="0" w:space="0" w:color="auto"/>
                <w:bottom w:val="none" w:sz="0" w:space="0" w:color="auto"/>
                <w:right w:val="none" w:sz="0" w:space="0" w:color="auto"/>
              </w:divBdr>
            </w:div>
          </w:divsChild>
        </w:div>
        <w:div w:id="1259943579">
          <w:marLeft w:val="0"/>
          <w:marRight w:val="0"/>
          <w:marTop w:val="0"/>
          <w:marBottom w:val="0"/>
          <w:divBdr>
            <w:top w:val="none" w:sz="0" w:space="0" w:color="auto"/>
            <w:left w:val="none" w:sz="0" w:space="0" w:color="auto"/>
            <w:bottom w:val="none" w:sz="0" w:space="0" w:color="auto"/>
            <w:right w:val="none" w:sz="0" w:space="0" w:color="auto"/>
          </w:divBdr>
          <w:divsChild>
            <w:div w:id="1135877050">
              <w:marLeft w:val="0"/>
              <w:marRight w:val="0"/>
              <w:marTop w:val="0"/>
              <w:marBottom w:val="0"/>
              <w:divBdr>
                <w:top w:val="none" w:sz="0" w:space="0" w:color="auto"/>
                <w:left w:val="none" w:sz="0" w:space="0" w:color="auto"/>
                <w:bottom w:val="none" w:sz="0" w:space="0" w:color="auto"/>
                <w:right w:val="none" w:sz="0" w:space="0" w:color="auto"/>
              </w:divBdr>
            </w:div>
          </w:divsChild>
        </w:div>
        <w:div w:id="1296372005">
          <w:marLeft w:val="0"/>
          <w:marRight w:val="0"/>
          <w:marTop w:val="0"/>
          <w:marBottom w:val="0"/>
          <w:divBdr>
            <w:top w:val="none" w:sz="0" w:space="0" w:color="auto"/>
            <w:left w:val="none" w:sz="0" w:space="0" w:color="auto"/>
            <w:bottom w:val="none" w:sz="0" w:space="0" w:color="auto"/>
            <w:right w:val="none" w:sz="0" w:space="0" w:color="auto"/>
          </w:divBdr>
          <w:divsChild>
            <w:div w:id="1288588065">
              <w:marLeft w:val="0"/>
              <w:marRight w:val="0"/>
              <w:marTop w:val="0"/>
              <w:marBottom w:val="0"/>
              <w:divBdr>
                <w:top w:val="none" w:sz="0" w:space="0" w:color="auto"/>
                <w:left w:val="none" w:sz="0" w:space="0" w:color="auto"/>
                <w:bottom w:val="none" w:sz="0" w:space="0" w:color="auto"/>
                <w:right w:val="none" w:sz="0" w:space="0" w:color="auto"/>
              </w:divBdr>
            </w:div>
          </w:divsChild>
        </w:div>
        <w:div w:id="1329483203">
          <w:marLeft w:val="0"/>
          <w:marRight w:val="0"/>
          <w:marTop w:val="0"/>
          <w:marBottom w:val="0"/>
          <w:divBdr>
            <w:top w:val="none" w:sz="0" w:space="0" w:color="auto"/>
            <w:left w:val="none" w:sz="0" w:space="0" w:color="auto"/>
            <w:bottom w:val="none" w:sz="0" w:space="0" w:color="auto"/>
            <w:right w:val="none" w:sz="0" w:space="0" w:color="auto"/>
          </w:divBdr>
          <w:divsChild>
            <w:div w:id="542248793">
              <w:marLeft w:val="0"/>
              <w:marRight w:val="0"/>
              <w:marTop w:val="0"/>
              <w:marBottom w:val="0"/>
              <w:divBdr>
                <w:top w:val="none" w:sz="0" w:space="0" w:color="auto"/>
                <w:left w:val="none" w:sz="0" w:space="0" w:color="auto"/>
                <w:bottom w:val="none" w:sz="0" w:space="0" w:color="auto"/>
                <w:right w:val="none" w:sz="0" w:space="0" w:color="auto"/>
              </w:divBdr>
            </w:div>
          </w:divsChild>
        </w:div>
        <w:div w:id="1364597759">
          <w:marLeft w:val="0"/>
          <w:marRight w:val="0"/>
          <w:marTop w:val="0"/>
          <w:marBottom w:val="0"/>
          <w:divBdr>
            <w:top w:val="none" w:sz="0" w:space="0" w:color="auto"/>
            <w:left w:val="none" w:sz="0" w:space="0" w:color="auto"/>
            <w:bottom w:val="none" w:sz="0" w:space="0" w:color="auto"/>
            <w:right w:val="none" w:sz="0" w:space="0" w:color="auto"/>
          </w:divBdr>
          <w:divsChild>
            <w:div w:id="1660381570">
              <w:marLeft w:val="0"/>
              <w:marRight w:val="0"/>
              <w:marTop w:val="0"/>
              <w:marBottom w:val="0"/>
              <w:divBdr>
                <w:top w:val="none" w:sz="0" w:space="0" w:color="auto"/>
                <w:left w:val="none" w:sz="0" w:space="0" w:color="auto"/>
                <w:bottom w:val="none" w:sz="0" w:space="0" w:color="auto"/>
                <w:right w:val="none" w:sz="0" w:space="0" w:color="auto"/>
              </w:divBdr>
            </w:div>
          </w:divsChild>
        </w:div>
        <w:div w:id="1464732391">
          <w:marLeft w:val="0"/>
          <w:marRight w:val="0"/>
          <w:marTop w:val="0"/>
          <w:marBottom w:val="0"/>
          <w:divBdr>
            <w:top w:val="none" w:sz="0" w:space="0" w:color="auto"/>
            <w:left w:val="none" w:sz="0" w:space="0" w:color="auto"/>
            <w:bottom w:val="none" w:sz="0" w:space="0" w:color="auto"/>
            <w:right w:val="none" w:sz="0" w:space="0" w:color="auto"/>
          </w:divBdr>
          <w:divsChild>
            <w:div w:id="784809437">
              <w:marLeft w:val="0"/>
              <w:marRight w:val="0"/>
              <w:marTop w:val="0"/>
              <w:marBottom w:val="0"/>
              <w:divBdr>
                <w:top w:val="none" w:sz="0" w:space="0" w:color="auto"/>
                <w:left w:val="none" w:sz="0" w:space="0" w:color="auto"/>
                <w:bottom w:val="none" w:sz="0" w:space="0" w:color="auto"/>
                <w:right w:val="none" w:sz="0" w:space="0" w:color="auto"/>
              </w:divBdr>
            </w:div>
          </w:divsChild>
        </w:div>
        <w:div w:id="1567255382">
          <w:marLeft w:val="0"/>
          <w:marRight w:val="0"/>
          <w:marTop w:val="0"/>
          <w:marBottom w:val="0"/>
          <w:divBdr>
            <w:top w:val="none" w:sz="0" w:space="0" w:color="auto"/>
            <w:left w:val="none" w:sz="0" w:space="0" w:color="auto"/>
            <w:bottom w:val="none" w:sz="0" w:space="0" w:color="auto"/>
            <w:right w:val="none" w:sz="0" w:space="0" w:color="auto"/>
          </w:divBdr>
          <w:divsChild>
            <w:div w:id="108013553">
              <w:marLeft w:val="0"/>
              <w:marRight w:val="0"/>
              <w:marTop w:val="0"/>
              <w:marBottom w:val="0"/>
              <w:divBdr>
                <w:top w:val="none" w:sz="0" w:space="0" w:color="auto"/>
                <w:left w:val="none" w:sz="0" w:space="0" w:color="auto"/>
                <w:bottom w:val="none" w:sz="0" w:space="0" w:color="auto"/>
                <w:right w:val="none" w:sz="0" w:space="0" w:color="auto"/>
              </w:divBdr>
            </w:div>
          </w:divsChild>
        </w:div>
        <w:div w:id="1819879394">
          <w:marLeft w:val="0"/>
          <w:marRight w:val="0"/>
          <w:marTop w:val="0"/>
          <w:marBottom w:val="0"/>
          <w:divBdr>
            <w:top w:val="none" w:sz="0" w:space="0" w:color="auto"/>
            <w:left w:val="none" w:sz="0" w:space="0" w:color="auto"/>
            <w:bottom w:val="none" w:sz="0" w:space="0" w:color="auto"/>
            <w:right w:val="none" w:sz="0" w:space="0" w:color="auto"/>
          </w:divBdr>
          <w:divsChild>
            <w:div w:id="617369655">
              <w:marLeft w:val="0"/>
              <w:marRight w:val="0"/>
              <w:marTop w:val="0"/>
              <w:marBottom w:val="0"/>
              <w:divBdr>
                <w:top w:val="none" w:sz="0" w:space="0" w:color="auto"/>
                <w:left w:val="none" w:sz="0" w:space="0" w:color="auto"/>
                <w:bottom w:val="none" w:sz="0" w:space="0" w:color="auto"/>
                <w:right w:val="none" w:sz="0" w:space="0" w:color="auto"/>
              </w:divBdr>
            </w:div>
          </w:divsChild>
        </w:div>
        <w:div w:id="1841693288">
          <w:marLeft w:val="0"/>
          <w:marRight w:val="0"/>
          <w:marTop w:val="0"/>
          <w:marBottom w:val="0"/>
          <w:divBdr>
            <w:top w:val="none" w:sz="0" w:space="0" w:color="auto"/>
            <w:left w:val="none" w:sz="0" w:space="0" w:color="auto"/>
            <w:bottom w:val="none" w:sz="0" w:space="0" w:color="auto"/>
            <w:right w:val="none" w:sz="0" w:space="0" w:color="auto"/>
          </w:divBdr>
          <w:divsChild>
            <w:div w:id="182480603">
              <w:marLeft w:val="0"/>
              <w:marRight w:val="0"/>
              <w:marTop w:val="0"/>
              <w:marBottom w:val="0"/>
              <w:divBdr>
                <w:top w:val="none" w:sz="0" w:space="0" w:color="auto"/>
                <w:left w:val="none" w:sz="0" w:space="0" w:color="auto"/>
                <w:bottom w:val="none" w:sz="0" w:space="0" w:color="auto"/>
                <w:right w:val="none" w:sz="0" w:space="0" w:color="auto"/>
              </w:divBdr>
            </w:div>
          </w:divsChild>
        </w:div>
        <w:div w:id="1954894023">
          <w:marLeft w:val="0"/>
          <w:marRight w:val="0"/>
          <w:marTop w:val="0"/>
          <w:marBottom w:val="0"/>
          <w:divBdr>
            <w:top w:val="none" w:sz="0" w:space="0" w:color="auto"/>
            <w:left w:val="none" w:sz="0" w:space="0" w:color="auto"/>
            <w:bottom w:val="none" w:sz="0" w:space="0" w:color="auto"/>
            <w:right w:val="none" w:sz="0" w:space="0" w:color="auto"/>
          </w:divBdr>
          <w:divsChild>
            <w:div w:id="78989897">
              <w:marLeft w:val="0"/>
              <w:marRight w:val="0"/>
              <w:marTop w:val="0"/>
              <w:marBottom w:val="0"/>
              <w:divBdr>
                <w:top w:val="none" w:sz="0" w:space="0" w:color="auto"/>
                <w:left w:val="none" w:sz="0" w:space="0" w:color="auto"/>
                <w:bottom w:val="none" w:sz="0" w:space="0" w:color="auto"/>
                <w:right w:val="none" w:sz="0" w:space="0" w:color="auto"/>
              </w:divBdr>
            </w:div>
          </w:divsChild>
        </w:div>
        <w:div w:id="1970165163">
          <w:marLeft w:val="0"/>
          <w:marRight w:val="0"/>
          <w:marTop w:val="0"/>
          <w:marBottom w:val="0"/>
          <w:divBdr>
            <w:top w:val="none" w:sz="0" w:space="0" w:color="auto"/>
            <w:left w:val="none" w:sz="0" w:space="0" w:color="auto"/>
            <w:bottom w:val="none" w:sz="0" w:space="0" w:color="auto"/>
            <w:right w:val="none" w:sz="0" w:space="0" w:color="auto"/>
          </w:divBdr>
          <w:divsChild>
            <w:div w:id="1452675473">
              <w:marLeft w:val="0"/>
              <w:marRight w:val="0"/>
              <w:marTop w:val="0"/>
              <w:marBottom w:val="0"/>
              <w:divBdr>
                <w:top w:val="none" w:sz="0" w:space="0" w:color="auto"/>
                <w:left w:val="none" w:sz="0" w:space="0" w:color="auto"/>
                <w:bottom w:val="none" w:sz="0" w:space="0" w:color="auto"/>
                <w:right w:val="none" w:sz="0" w:space="0" w:color="auto"/>
              </w:divBdr>
            </w:div>
          </w:divsChild>
        </w:div>
        <w:div w:id="2022006402">
          <w:marLeft w:val="0"/>
          <w:marRight w:val="0"/>
          <w:marTop w:val="0"/>
          <w:marBottom w:val="0"/>
          <w:divBdr>
            <w:top w:val="none" w:sz="0" w:space="0" w:color="auto"/>
            <w:left w:val="none" w:sz="0" w:space="0" w:color="auto"/>
            <w:bottom w:val="none" w:sz="0" w:space="0" w:color="auto"/>
            <w:right w:val="none" w:sz="0" w:space="0" w:color="auto"/>
          </w:divBdr>
          <w:divsChild>
            <w:div w:id="795609318">
              <w:marLeft w:val="0"/>
              <w:marRight w:val="0"/>
              <w:marTop w:val="0"/>
              <w:marBottom w:val="0"/>
              <w:divBdr>
                <w:top w:val="none" w:sz="0" w:space="0" w:color="auto"/>
                <w:left w:val="none" w:sz="0" w:space="0" w:color="auto"/>
                <w:bottom w:val="none" w:sz="0" w:space="0" w:color="auto"/>
                <w:right w:val="none" w:sz="0" w:space="0" w:color="auto"/>
              </w:divBdr>
            </w:div>
          </w:divsChild>
        </w:div>
        <w:div w:id="2101944207">
          <w:marLeft w:val="0"/>
          <w:marRight w:val="0"/>
          <w:marTop w:val="0"/>
          <w:marBottom w:val="0"/>
          <w:divBdr>
            <w:top w:val="none" w:sz="0" w:space="0" w:color="auto"/>
            <w:left w:val="none" w:sz="0" w:space="0" w:color="auto"/>
            <w:bottom w:val="none" w:sz="0" w:space="0" w:color="auto"/>
            <w:right w:val="none" w:sz="0" w:space="0" w:color="auto"/>
          </w:divBdr>
          <w:divsChild>
            <w:div w:id="18128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655571">
      <w:bodyDiv w:val="1"/>
      <w:marLeft w:val="0"/>
      <w:marRight w:val="0"/>
      <w:marTop w:val="0"/>
      <w:marBottom w:val="0"/>
      <w:divBdr>
        <w:top w:val="none" w:sz="0" w:space="0" w:color="auto"/>
        <w:left w:val="none" w:sz="0" w:space="0" w:color="auto"/>
        <w:bottom w:val="none" w:sz="0" w:space="0" w:color="auto"/>
        <w:right w:val="none" w:sz="0" w:space="0" w:color="auto"/>
      </w:divBdr>
    </w:div>
    <w:div w:id="1489907364">
      <w:bodyDiv w:val="1"/>
      <w:marLeft w:val="0"/>
      <w:marRight w:val="0"/>
      <w:marTop w:val="0"/>
      <w:marBottom w:val="0"/>
      <w:divBdr>
        <w:top w:val="none" w:sz="0" w:space="0" w:color="auto"/>
        <w:left w:val="none" w:sz="0" w:space="0" w:color="auto"/>
        <w:bottom w:val="none" w:sz="0" w:space="0" w:color="auto"/>
        <w:right w:val="none" w:sz="0" w:space="0" w:color="auto"/>
      </w:divBdr>
    </w:div>
    <w:div w:id="1544713625">
      <w:bodyDiv w:val="1"/>
      <w:marLeft w:val="0"/>
      <w:marRight w:val="0"/>
      <w:marTop w:val="0"/>
      <w:marBottom w:val="0"/>
      <w:divBdr>
        <w:top w:val="none" w:sz="0" w:space="0" w:color="auto"/>
        <w:left w:val="none" w:sz="0" w:space="0" w:color="auto"/>
        <w:bottom w:val="none" w:sz="0" w:space="0" w:color="auto"/>
        <w:right w:val="none" w:sz="0" w:space="0" w:color="auto"/>
      </w:divBdr>
      <w:divsChild>
        <w:div w:id="105542218">
          <w:marLeft w:val="0"/>
          <w:marRight w:val="0"/>
          <w:marTop w:val="0"/>
          <w:marBottom w:val="0"/>
          <w:divBdr>
            <w:top w:val="none" w:sz="0" w:space="0" w:color="auto"/>
            <w:left w:val="none" w:sz="0" w:space="0" w:color="auto"/>
            <w:bottom w:val="none" w:sz="0" w:space="0" w:color="auto"/>
            <w:right w:val="none" w:sz="0" w:space="0" w:color="auto"/>
          </w:divBdr>
          <w:divsChild>
            <w:div w:id="864827673">
              <w:marLeft w:val="0"/>
              <w:marRight w:val="0"/>
              <w:marTop w:val="0"/>
              <w:marBottom w:val="0"/>
              <w:divBdr>
                <w:top w:val="none" w:sz="0" w:space="0" w:color="auto"/>
                <w:left w:val="none" w:sz="0" w:space="0" w:color="auto"/>
                <w:bottom w:val="none" w:sz="0" w:space="0" w:color="auto"/>
                <w:right w:val="none" w:sz="0" w:space="0" w:color="auto"/>
              </w:divBdr>
            </w:div>
          </w:divsChild>
        </w:div>
        <w:div w:id="121965877">
          <w:marLeft w:val="0"/>
          <w:marRight w:val="0"/>
          <w:marTop w:val="0"/>
          <w:marBottom w:val="0"/>
          <w:divBdr>
            <w:top w:val="none" w:sz="0" w:space="0" w:color="auto"/>
            <w:left w:val="none" w:sz="0" w:space="0" w:color="auto"/>
            <w:bottom w:val="none" w:sz="0" w:space="0" w:color="auto"/>
            <w:right w:val="none" w:sz="0" w:space="0" w:color="auto"/>
          </w:divBdr>
          <w:divsChild>
            <w:div w:id="764153580">
              <w:marLeft w:val="0"/>
              <w:marRight w:val="0"/>
              <w:marTop w:val="0"/>
              <w:marBottom w:val="0"/>
              <w:divBdr>
                <w:top w:val="none" w:sz="0" w:space="0" w:color="auto"/>
                <w:left w:val="none" w:sz="0" w:space="0" w:color="auto"/>
                <w:bottom w:val="none" w:sz="0" w:space="0" w:color="auto"/>
                <w:right w:val="none" w:sz="0" w:space="0" w:color="auto"/>
              </w:divBdr>
            </w:div>
            <w:div w:id="1742171386">
              <w:marLeft w:val="0"/>
              <w:marRight w:val="0"/>
              <w:marTop w:val="0"/>
              <w:marBottom w:val="0"/>
              <w:divBdr>
                <w:top w:val="none" w:sz="0" w:space="0" w:color="auto"/>
                <w:left w:val="none" w:sz="0" w:space="0" w:color="auto"/>
                <w:bottom w:val="none" w:sz="0" w:space="0" w:color="auto"/>
                <w:right w:val="none" w:sz="0" w:space="0" w:color="auto"/>
              </w:divBdr>
            </w:div>
            <w:div w:id="2012756634">
              <w:marLeft w:val="0"/>
              <w:marRight w:val="0"/>
              <w:marTop w:val="0"/>
              <w:marBottom w:val="0"/>
              <w:divBdr>
                <w:top w:val="none" w:sz="0" w:space="0" w:color="auto"/>
                <w:left w:val="none" w:sz="0" w:space="0" w:color="auto"/>
                <w:bottom w:val="none" w:sz="0" w:space="0" w:color="auto"/>
                <w:right w:val="none" w:sz="0" w:space="0" w:color="auto"/>
              </w:divBdr>
            </w:div>
          </w:divsChild>
        </w:div>
        <w:div w:id="189489936">
          <w:marLeft w:val="0"/>
          <w:marRight w:val="0"/>
          <w:marTop w:val="0"/>
          <w:marBottom w:val="0"/>
          <w:divBdr>
            <w:top w:val="none" w:sz="0" w:space="0" w:color="auto"/>
            <w:left w:val="none" w:sz="0" w:space="0" w:color="auto"/>
            <w:bottom w:val="none" w:sz="0" w:space="0" w:color="auto"/>
            <w:right w:val="none" w:sz="0" w:space="0" w:color="auto"/>
          </w:divBdr>
          <w:divsChild>
            <w:div w:id="1240091206">
              <w:marLeft w:val="0"/>
              <w:marRight w:val="0"/>
              <w:marTop w:val="0"/>
              <w:marBottom w:val="0"/>
              <w:divBdr>
                <w:top w:val="none" w:sz="0" w:space="0" w:color="auto"/>
                <w:left w:val="none" w:sz="0" w:space="0" w:color="auto"/>
                <w:bottom w:val="none" w:sz="0" w:space="0" w:color="auto"/>
                <w:right w:val="none" w:sz="0" w:space="0" w:color="auto"/>
              </w:divBdr>
            </w:div>
          </w:divsChild>
        </w:div>
        <w:div w:id="197592035">
          <w:marLeft w:val="0"/>
          <w:marRight w:val="0"/>
          <w:marTop w:val="0"/>
          <w:marBottom w:val="0"/>
          <w:divBdr>
            <w:top w:val="none" w:sz="0" w:space="0" w:color="auto"/>
            <w:left w:val="none" w:sz="0" w:space="0" w:color="auto"/>
            <w:bottom w:val="none" w:sz="0" w:space="0" w:color="auto"/>
            <w:right w:val="none" w:sz="0" w:space="0" w:color="auto"/>
          </w:divBdr>
          <w:divsChild>
            <w:div w:id="671640987">
              <w:marLeft w:val="0"/>
              <w:marRight w:val="0"/>
              <w:marTop w:val="0"/>
              <w:marBottom w:val="0"/>
              <w:divBdr>
                <w:top w:val="none" w:sz="0" w:space="0" w:color="auto"/>
                <w:left w:val="none" w:sz="0" w:space="0" w:color="auto"/>
                <w:bottom w:val="none" w:sz="0" w:space="0" w:color="auto"/>
                <w:right w:val="none" w:sz="0" w:space="0" w:color="auto"/>
              </w:divBdr>
            </w:div>
          </w:divsChild>
        </w:div>
        <w:div w:id="268129089">
          <w:marLeft w:val="0"/>
          <w:marRight w:val="0"/>
          <w:marTop w:val="0"/>
          <w:marBottom w:val="0"/>
          <w:divBdr>
            <w:top w:val="none" w:sz="0" w:space="0" w:color="auto"/>
            <w:left w:val="none" w:sz="0" w:space="0" w:color="auto"/>
            <w:bottom w:val="none" w:sz="0" w:space="0" w:color="auto"/>
            <w:right w:val="none" w:sz="0" w:space="0" w:color="auto"/>
          </w:divBdr>
          <w:divsChild>
            <w:div w:id="1121071611">
              <w:marLeft w:val="0"/>
              <w:marRight w:val="0"/>
              <w:marTop w:val="0"/>
              <w:marBottom w:val="0"/>
              <w:divBdr>
                <w:top w:val="none" w:sz="0" w:space="0" w:color="auto"/>
                <w:left w:val="none" w:sz="0" w:space="0" w:color="auto"/>
                <w:bottom w:val="none" w:sz="0" w:space="0" w:color="auto"/>
                <w:right w:val="none" w:sz="0" w:space="0" w:color="auto"/>
              </w:divBdr>
            </w:div>
          </w:divsChild>
        </w:div>
        <w:div w:id="491067054">
          <w:marLeft w:val="0"/>
          <w:marRight w:val="0"/>
          <w:marTop w:val="0"/>
          <w:marBottom w:val="0"/>
          <w:divBdr>
            <w:top w:val="none" w:sz="0" w:space="0" w:color="auto"/>
            <w:left w:val="none" w:sz="0" w:space="0" w:color="auto"/>
            <w:bottom w:val="none" w:sz="0" w:space="0" w:color="auto"/>
            <w:right w:val="none" w:sz="0" w:space="0" w:color="auto"/>
          </w:divBdr>
          <w:divsChild>
            <w:div w:id="1070620369">
              <w:marLeft w:val="0"/>
              <w:marRight w:val="0"/>
              <w:marTop w:val="0"/>
              <w:marBottom w:val="0"/>
              <w:divBdr>
                <w:top w:val="none" w:sz="0" w:space="0" w:color="auto"/>
                <w:left w:val="none" w:sz="0" w:space="0" w:color="auto"/>
                <w:bottom w:val="none" w:sz="0" w:space="0" w:color="auto"/>
                <w:right w:val="none" w:sz="0" w:space="0" w:color="auto"/>
              </w:divBdr>
            </w:div>
          </w:divsChild>
        </w:div>
        <w:div w:id="495069774">
          <w:marLeft w:val="0"/>
          <w:marRight w:val="0"/>
          <w:marTop w:val="0"/>
          <w:marBottom w:val="0"/>
          <w:divBdr>
            <w:top w:val="none" w:sz="0" w:space="0" w:color="auto"/>
            <w:left w:val="none" w:sz="0" w:space="0" w:color="auto"/>
            <w:bottom w:val="none" w:sz="0" w:space="0" w:color="auto"/>
            <w:right w:val="none" w:sz="0" w:space="0" w:color="auto"/>
          </w:divBdr>
          <w:divsChild>
            <w:div w:id="365565458">
              <w:marLeft w:val="0"/>
              <w:marRight w:val="0"/>
              <w:marTop w:val="0"/>
              <w:marBottom w:val="0"/>
              <w:divBdr>
                <w:top w:val="none" w:sz="0" w:space="0" w:color="auto"/>
                <w:left w:val="none" w:sz="0" w:space="0" w:color="auto"/>
                <w:bottom w:val="none" w:sz="0" w:space="0" w:color="auto"/>
                <w:right w:val="none" w:sz="0" w:space="0" w:color="auto"/>
              </w:divBdr>
            </w:div>
            <w:div w:id="908030558">
              <w:marLeft w:val="0"/>
              <w:marRight w:val="0"/>
              <w:marTop w:val="0"/>
              <w:marBottom w:val="0"/>
              <w:divBdr>
                <w:top w:val="none" w:sz="0" w:space="0" w:color="auto"/>
                <w:left w:val="none" w:sz="0" w:space="0" w:color="auto"/>
                <w:bottom w:val="none" w:sz="0" w:space="0" w:color="auto"/>
                <w:right w:val="none" w:sz="0" w:space="0" w:color="auto"/>
              </w:divBdr>
            </w:div>
            <w:div w:id="1063722130">
              <w:marLeft w:val="0"/>
              <w:marRight w:val="0"/>
              <w:marTop w:val="0"/>
              <w:marBottom w:val="0"/>
              <w:divBdr>
                <w:top w:val="none" w:sz="0" w:space="0" w:color="auto"/>
                <w:left w:val="none" w:sz="0" w:space="0" w:color="auto"/>
                <w:bottom w:val="none" w:sz="0" w:space="0" w:color="auto"/>
                <w:right w:val="none" w:sz="0" w:space="0" w:color="auto"/>
              </w:divBdr>
            </w:div>
            <w:div w:id="1575771830">
              <w:marLeft w:val="0"/>
              <w:marRight w:val="0"/>
              <w:marTop w:val="0"/>
              <w:marBottom w:val="0"/>
              <w:divBdr>
                <w:top w:val="none" w:sz="0" w:space="0" w:color="auto"/>
                <w:left w:val="none" w:sz="0" w:space="0" w:color="auto"/>
                <w:bottom w:val="none" w:sz="0" w:space="0" w:color="auto"/>
                <w:right w:val="none" w:sz="0" w:space="0" w:color="auto"/>
              </w:divBdr>
            </w:div>
          </w:divsChild>
        </w:div>
        <w:div w:id="507135470">
          <w:marLeft w:val="0"/>
          <w:marRight w:val="0"/>
          <w:marTop w:val="0"/>
          <w:marBottom w:val="0"/>
          <w:divBdr>
            <w:top w:val="none" w:sz="0" w:space="0" w:color="auto"/>
            <w:left w:val="none" w:sz="0" w:space="0" w:color="auto"/>
            <w:bottom w:val="none" w:sz="0" w:space="0" w:color="auto"/>
            <w:right w:val="none" w:sz="0" w:space="0" w:color="auto"/>
          </w:divBdr>
          <w:divsChild>
            <w:div w:id="39941683">
              <w:marLeft w:val="0"/>
              <w:marRight w:val="0"/>
              <w:marTop w:val="0"/>
              <w:marBottom w:val="0"/>
              <w:divBdr>
                <w:top w:val="none" w:sz="0" w:space="0" w:color="auto"/>
                <w:left w:val="none" w:sz="0" w:space="0" w:color="auto"/>
                <w:bottom w:val="none" w:sz="0" w:space="0" w:color="auto"/>
                <w:right w:val="none" w:sz="0" w:space="0" w:color="auto"/>
              </w:divBdr>
            </w:div>
          </w:divsChild>
        </w:div>
        <w:div w:id="663968754">
          <w:marLeft w:val="0"/>
          <w:marRight w:val="0"/>
          <w:marTop w:val="0"/>
          <w:marBottom w:val="0"/>
          <w:divBdr>
            <w:top w:val="none" w:sz="0" w:space="0" w:color="auto"/>
            <w:left w:val="none" w:sz="0" w:space="0" w:color="auto"/>
            <w:bottom w:val="none" w:sz="0" w:space="0" w:color="auto"/>
            <w:right w:val="none" w:sz="0" w:space="0" w:color="auto"/>
          </w:divBdr>
          <w:divsChild>
            <w:div w:id="1399018376">
              <w:marLeft w:val="0"/>
              <w:marRight w:val="0"/>
              <w:marTop w:val="0"/>
              <w:marBottom w:val="0"/>
              <w:divBdr>
                <w:top w:val="none" w:sz="0" w:space="0" w:color="auto"/>
                <w:left w:val="none" w:sz="0" w:space="0" w:color="auto"/>
                <w:bottom w:val="none" w:sz="0" w:space="0" w:color="auto"/>
                <w:right w:val="none" w:sz="0" w:space="0" w:color="auto"/>
              </w:divBdr>
            </w:div>
          </w:divsChild>
        </w:div>
        <w:div w:id="908612791">
          <w:marLeft w:val="0"/>
          <w:marRight w:val="0"/>
          <w:marTop w:val="0"/>
          <w:marBottom w:val="0"/>
          <w:divBdr>
            <w:top w:val="none" w:sz="0" w:space="0" w:color="auto"/>
            <w:left w:val="none" w:sz="0" w:space="0" w:color="auto"/>
            <w:bottom w:val="none" w:sz="0" w:space="0" w:color="auto"/>
            <w:right w:val="none" w:sz="0" w:space="0" w:color="auto"/>
          </w:divBdr>
          <w:divsChild>
            <w:div w:id="730888789">
              <w:marLeft w:val="0"/>
              <w:marRight w:val="0"/>
              <w:marTop w:val="0"/>
              <w:marBottom w:val="0"/>
              <w:divBdr>
                <w:top w:val="none" w:sz="0" w:space="0" w:color="auto"/>
                <w:left w:val="none" w:sz="0" w:space="0" w:color="auto"/>
                <w:bottom w:val="none" w:sz="0" w:space="0" w:color="auto"/>
                <w:right w:val="none" w:sz="0" w:space="0" w:color="auto"/>
              </w:divBdr>
            </w:div>
          </w:divsChild>
        </w:div>
        <w:div w:id="942997690">
          <w:marLeft w:val="0"/>
          <w:marRight w:val="0"/>
          <w:marTop w:val="0"/>
          <w:marBottom w:val="0"/>
          <w:divBdr>
            <w:top w:val="none" w:sz="0" w:space="0" w:color="auto"/>
            <w:left w:val="none" w:sz="0" w:space="0" w:color="auto"/>
            <w:bottom w:val="none" w:sz="0" w:space="0" w:color="auto"/>
            <w:right w:val="none" w:sz="0" w:space="0" w:color="auto"/>
          </w:divBdr>
          <w:divsChild>
            <w:div w:id="1508137311">
              <w:marLeft w:val="0"/>
              <w:marRight w:val="0"/>
              <w:marTop w:val="0"/>
              <w:marBottom w:val="0"/>
              <w:divBdr>
                <w:top w:val="none" w:sz="0" w:space="0" w:color="auto"/>
                <w:left w:val="none" w:sz="0" w:space="0" w:color="auto"/>
                <w:bottom w:val="none" w:sz="0" w:space="0" w:color="auto"/>
                <w:right w:val="none" w:sz="0" w:space="0" w:color="auto"/>
              </w:divBdr>
            </w:div>
          </w:divsChild>
        </w:div>
        <w:div w:id="960191383">
          <w:marLeft w:val="0"/>
          <w:marRight w:val="0"/>
          <w:marTop w:val="0"/>
          <w:marBottom w:val="0"/>
          <w:divBdr>
            <w:top w:val="none" w:sz="0" w:space="0" w:color="auto"/>
            <w:left w:val="none" w:sz="0" w:space="0" w:color="auto"/>
            <w:bottom w:val="none" w:sz="0" w:space="0" w:color="auto"/>
            <w:right w:val="none" w:sz="0" w:space="0" w:color="auto"/>
          </w:divBdr>
          <w:divsChild>
            <w:div w:id="774135389">
              <w:marLeft w:val="0"/>
              <w:marRight w:val="0"/>
              <w:marTop w:val="0"/>
              <w:marBottom w:val="0"/>
              <w:divBdr>
                <w:top w:val="none" w:sz="0" w:space="0" w:color="auto"/>
                <w:left w:val="none" w:sz="0" w:space="0" w:color="auto"/>
                <w:bottom w:val="none" w:sz="0" w:space="0" w:color="auto"/>
                <w:right w:val="none" w:sz="0" w:space="0" w:color="auto"/>
              </w:divBdr>
            </w:div>
          </w:divsChild>
        </w:div>
        <w:div w:id="963117799">
          <w:marLeft w:val="0"/>
          <w:marRight w:val="0"/>
          <w:marTop w:val="0"/>
          <w:marBottom w:val="0"/>
          <w:divBdr>
            <w:top w:val="none" w:sz="0" w:space="0" w:color="auto"/>
            <w:left w:val="none" w:sz="0" w:space="0" w:color="auto"/>
            <w:bottom w:val="none" w:sz="0" w:space="0" w:color="auto"/>
            <w:right w:val="none" w:sz="0" w:space="0" w:color="auto"/>
          </w:divBdr>
          <w:divsChild>
            <w:div w:id="987709503">
              <w:marLeft w:val="0"/>
              <w:marRight w:val="0"/>
              <w:marTop w:val="0"/>
              <w:marBottom w:val="0"/>
              <w:divBdr>
                <w:top w:val="none" w:sz="0" w:space="0" w:color="auto"/>
                <w:left w:val="none" w:sz="0" w:space="0" w:color="auto"/>
                <w:bottom w:val="none" w:sz="0" w:space="0" w:color="auto"/>
                <w:right w:val="none" w:sz="0" w:space="0" w:color="auto"/>
              </w:divBdr>
            </w:div>
            <w:div w:id="1324044033">
              <w:marLeft w:val="0"/>
              <w:marRight w:val="0"/>
              <w:marTop w:val="0"/>
              <w:marBottom w:val="0"/>
              <w:divBdr>
                <w:top w:val="none" w:sz="0" w:space="0" w:color="auto"/>
                <w:left w:val="none" w:sz="0" w:space="0" w:color="auto"/>
                <w:bottom w:val="none" w:sz="0" w:space="0" w:color="auto"/>
                <w:right w:val="none" w:sz="0" w:space="0" w:color="auto"/>
              </w:divBdr>
            </w:div>
            <w:div w:id="1972245700">
              <w:marLeft w:val="0"/>
              <w:marRight w:val="0"/>
              <w:marTop w:val="0"/>
              <w:marBottom w:val="0"/>
              <w:divBdr>
                <w:top w:val="none" w:sz="0" w:space="0" w:color="auto"/>
                <w:left w:val="none" w:sz="0" w:space="0" w:color="auto"/>
                <w:bottom w:val="none" w:sz="0" w:space="0" w:color="auto"/>
                <w:right w:val="none" w:sz="0" w:space="0" w:color="auto"/>
              </w:divBdr>
            </w:div>
          </w:divsChild>
        </w:div>
        <w:div w:id="1080444534">
          <w:marLeft w:val="0"/>
          <w:marRight w:val="0"/>
          <w:marTop w:val="0"/>
          <w:marBottom w:val="0"/>
          <w:divBdr>
            <w:top w:val="none" w:sz="0" w:space="0" w:color="auto"/>
            <w:left w:val="none" w:sz="0" w:space="0" w:color="auto"/>
            <w:bottom w:val="none" w:sz="0" w:space="0" w:color="auto"/>
            <w:right w:val="none" w:sz="0" w:space="0" w:color="auto"/>
          </w:divBdr>
          <w:divsChild>
            <w:div w:id="597369323">
              <w:marLeft w:val="0"/>
              <w:marRight w:val="0"/>
              <w:marTop w:val="0"/>
              <w:marBottom w:val="0"/>
              <w:divBdr>
                <w:top w:val="none" w:sz="0" w:space="0" w:color="auto"/>
                <w:left w:val="none" w:sz="0" w:space="0" w:color="auto"/>
                <w:bottom w:val="none" w:sz="0" w:space="0" w:color="auto"/>
                <w:right w:val="none" w:sz="0" w:space="0" w:color="auto"/>
              </w:divBdr>
            </w:div>
          </w:divsChild>
        </w:div>
        <w:div w:id="1288972746">
          <w:marLeft w:val="0"/>
          <w:marRight w:val="0"/>
          <w:marTop w:val="0"/>
          <w:marBottom w:val="0"/>
          <w:divBdr>
            <w:top w:val="none" w:sz="0" w:space="0" w:color="auto"/>
            <w:left w:val="none" w:sz="0" w:space="0" w:color="auto"/>
            <w:bottom w:val="none" w:sz="0" w:space="0" w:color="auto"/>
            <w:right w:val="none" w:sz="0" w:space="0" w:color="auto"/>
          </w:divBdr>
          <w:divsChild>
            <w:div w:id="1561473730">
              <w:marLeft w:val="0"/>
              <w:marRight w:val="0"/>
              <w:marTop w:val="0"/>
              <w:marBottom w:val="0"/>
              <w:divBdr>
                <w:top w:val="none" w:sz="0" w:space="0" w:color="auto"/>
                <w:left w:val="none" w:sz="0" w:space="0" w:color="auto"/>
                <w:bottom w:val="none" w:sz="0" w:space="0" w:color="auto"/>
                <w:right w:val="none" w:sz="0" w:space="0" w:color="auto"/>
              </w:divBdr>
            </w:div>
          </w:divsChild>
        </w:div>
        <w:div w:id="1442337086">
          <w:marLeft w:val="0"/>
          <w:marRight w:val="0"/>
          <w:marTop w:val="0"/>
          <w:marBottom w:val="0"/>
          <w:divBdr>
            <w:top w:val="none" w:sz="0" w:space="0" w:color="auto"/>
            <w:left w:val="none" w:sz="0" w:space="0" w:color="auto"/>
            <w:bottom w:val="none" w:sz="0" w:space="0" w:color="auto"/>
            <w:right w:val="none" w:sz="0" w:space="0" w:color="auto"/>
          </w:divBdr>
          <w:divsChild>
            <w:div w:id="405299486">
              <w:marLeft w:val="0"/>
              <w:marRight w:val="0"/>
              <w:marTop w:val="0"/>
              <w:marBottom w:val="0"/>
              <w:divBdr>
                <w:top w:val="none" w:sz="0" w:space="0" w:color="auto"/>
                <w:left w:val="none" w:sz="0" w:space="0" w:color="auto"/>
                <w:bottom w:val="none" w:sz="0" w:space="0" w:color="auto"/>
                <w:right w:val="none" w:sz="0" w:space="0" w:color="auto"/>
              </w:divBdr>
            </w:div>
          </w:divsChild>
        </w:div>
        <w:div w:id="1523593240">
          <w:marLeft w:val="0"/>
          <w:marRight w:val="0"/>
          <w:marTop w:val="0"/>
          <w:marBottom w:val="0"/>
          <w:divBdr>
            <w:top w:val="none" w:sz="0" w:space="0" w:color="auto"/>
            <w:left w:val="none" w:sz="0" w:space="0" w:color="auto"/>
            <w:bottom w:val="none" w:sz="0" w:space="0" w:color="auto"/>
            <w:right w:val="none" w:sz="0" w:space="0" w:color="auto"/>
          </w:divBdr>
          <w:divsChild>
            <w:div w:id="1666009566">
              <w:marLeft w:val="0"/>
              <w:marRight w:val="0"/>
              <w:marTop w:val="0"/>
              <w:marBottom w:val="0"/>
              <w:divBdr>
                <w:top w:val="none" w:sz="0" w:space="0" w:color="auto"/>
                <w:left w:val="none" w:sz="0" w:space="0" w:color="auto"/>
                <w:bottom w:val="none" w:sz="0" w:space="0" w:color="auto"/>
                <w:right w:val="none" w:sz="0" w:space="0" w:color="auto"/>
              </w:divBdr>
            </w:div>
          </w:divsChild>
        </w:div>
        <w:div w:id="1623342793">
          <w:marLeft w:val="0"/>
          <w:marRight w:val="0"/>
          <w:marTop w:val="0"/>
          <w:marBottom w:val="0"/>
          <w:divBdr>
            <w:top w:val="none" w:sz="0" w:space="0" w:color="auto"/>
            <w:left w:val="none" w:sz="0" w:space="0" w:color="auto"/>
            <w:bottom w:val="none" w:sz="0" w:space="0" w:color="auto"/>
            <w:right w:val="none" w:sz="0" w:space="0" w:color="auto"/>
          </w:divBdr>
          <w:divsChild>
            <w:div w:id="823088019">
              <w:marLeft w:val="0"/>
              <w:marRight w:val="0"/>
              <w:marTop w:val="0"/>
              <w:marBottom w:val="0"/>
              <w:divBdr>
                <w:top w:val="none" w:sz="0" w:space="0" w:color="auto"/>
                <w:left w:val="none" w:sz="0" w:space="0" w:color="auto"/>
                <w:bottom w:val="none" w:sz="0" w:space="0" w:color="auto"/>
                <w:right w:val="none" w:sz="0" w:space="0" w:color="auto"/>
              </w:divBdr>
            </w:div>
          </w:divsChild>
        </w:div>
        <w:div w:id="1668047230">
          <w:marLeft w:val="0"/>
          <w:marRight w:val="0"/>
          <w:marTop w:val="0"/>
          <w:marBottom w:val="0"/>
          <w:divBdr>
            <w:top w:val="none" w:sz="0" w:space="0" w:color="auto"/>
            <w:left w:val="none" w:sz="0" w:space="0" w:color="auto"/>
            <w:bottom w:val="none" w:sz="0" w:space="0" w:color="auto"/>
            <w:right w:val="none" w:sz="0" w:space="0" w:color="auto"/>
          </w:divBdr>
          <w:divsChild>
            <w:div w:id="208882155">
              <w:marLeft w:val="0"/>
              <w:marRight w:val="0"/>
              <w:marTop w:val="0"/>
              <w:marBottom w:val="0"/>
              <w:divBdr>
                <w:top w:val="none" w:sz="0" w:space="0" w:color="auto"/>
                <w:left w:val="none" w:sz="0" w:space="0" w:color="auto"/>
                <w:bottom w:val="none" w:sz="0" w:space="0" w:color="auto"/>
                <w:right w:val="none" w:sz="0" w:space="0" w:color="auto"/>
              </w:divBdr>
            </w:div>
            <w:div w:id="321470609">
              <w:marLeft w:val="0"/>
              <w:marRight w:val="0"/>
              <w:marTop w:val="0"/>
              <w:marBottom w:val="0"/>
              <w:divBdr>
                <w:top w:val="none" w:sz="0" w:space="0" w:color="auto"/>
                <w:left w:val="none" w:sz="0" w:space="0" w:color="auto"/>
                <w:bottom w:val="none" w:sz="0" w:space="0" w:color="auto"/>
                <w:right w:val="none" w:sz="0" w:space="0" w:color="auto"/>
              </w:divBdr>
            </w:div>
            <w:div w:id="333073567">
              <w:marLeft w:val="0"/>
              <w:marRight w:val="0"/>
              <w:marTop w:val="0"/>
              <w:marBottom w:val="0"/>
              <w:divBdr>
                <w:top w:val="none" w:sz="0" w:space="0" w:color="auto"/>
                <w:left w:val="none" w:sz="0" w:space="0" w:color="auto"/>
                <w:bottom w:val="none" w:sz="0" w:space="0" w:color="auto"/>
                <w:right w:val="none" w:sz="0" w:space="0" w:color="auto"/>
              </w:divBdr>
            </w:div>
          </w:divsChild>
        </w:div>
        <w:div w:id="1875727193">
          <w:marLeft w:val="0"/>
          <w:marRight w:val="0"/>
          <w:marTop w:val="0"/>
          <w:marBottom w:val="0"/>
          <w:divBdr>
            <w:top w:val="none" w:sz="0" w:space="0" w:color="auto"/>
            <w:left w:val="none" w:sz="0" w:space="0" w:color="auto"/>
            <w:bottom w:val="none" w:sz="0" w:space="0" w:color="auto"/>
            <w:right w:val="none" w:sz="0" w:space="0" w:color="auto"/>
          </w:divBdr>
          <w:divsChild>
            <w:div w:id="180122180">
              <w:marLeft w:val="0"/>
              <w:marRight w:val="0"/>
              <w:marTop w:val="0"/>
              <w:marBottom w:val="0"/>
              <w:divBdr>
                <w:top w:val="none" w:sz="0" w:space="0" w:color="auto"/>
                <w:left w:val="none" w:sz="0" w:space="0" w:color="auto"/>
                <w:bottom w:val="none" w:sz="0" w:space="0" w:color="auto"/>
                <w:right w:val="none" w:sz="0" w:space="0" w:color="auto"/>
              </w:divBdr>
            </w:div>
            <w:div w:id="611282550">
              <w:marLeft w:val="0"/>
              <w:marRight w:val="0"/>
              <w:marTop w:val="0"/>
              <w:marBottom w:val="0"/>
              <w:divBdr>
                <w:top w:val="none" w:sz="0" w:space="0" w:color="auto"/>
                <w:left w:val="none" w:sz="0" w:space="0" w:color="auto"/>
                <w:bottom w:val="none" w:sz="0" w:space="0" w:color="auto"/>
                <w:right w:val="none" w:sz="0" w:space="0" w:color="auto"/>
              </w:divBdr>
            </w:div>
            <w:div w:id="756442442">
              <w:marLeft w:val="0"/>
              <w:marRight w:val="0"/>
              <w:marTop w:val="0"/>
              <w:marBottom w:val="0"/>
              <w:divBdr>
                <w:top w:val="none" w:sz="0" w:space="0" w:color="auto"/>
                <w:left w:val="none" w:sz="0" w:space="0" w:color="auto"/>
                <w:bottom w:val="none" w:sz="0" w:space="0" w:color="auto"/>
                <w:right w:val="none" w:sz="0" w:space="0" w:color="auto"/>
              </w:divBdr>
            </w:div>
          </w:divsChild>
        </w:div>
        <w:div w:id="2099982622">
          <w:marLeft w:val="0"/>
          <w:marRight w:val="0"/>
          <w:marTop w:val="0"/>
          <w:marBottom w:val="0"/>
          <w:divBdr>
            <w:top w:val="none" w:sz="0" w:space="0" w:color="auto"/>
            <w:left w:val="none" w:sz="0" w:space="0" w:color="auto"/>
            <w:bottom w:val="none" w:sz="0" w:space="0" w:color="auto"/>
            <w:right w:val="none" w:sz="0" w:space="0" w:color="auto"/>
          </w:divBdr>
          <w:divsChild>
            <w:div w:id="1953707332">
              <w:marLeft w:val="0"/>
              <w:marRight w:val="0"/>
              <w:marTop w:val="0"/>
              <w:marBottom w:val="0"/>
              <w:divBdr>
                <w:top w:val="none" w:sz="0" w:space="0" w:color="auto"/>
                <w:left w:val="none" w:sz="0" w:space="0" w:color="auto"/>
                <w:bottom w:val="none" w:sz="0" w:space="0" w:color="auto"/>
                <w:right w:val="none" w:sz="0" w:space="0" w:color="auto"/>
              </w:divBdr>
            </w:div>
          </w:divsChild>
        </w:div>
        <w:div w:id="2129661623">
          <w:marLeft w:val="0"/>
          <w:marRight w:val="0"/>
          <w:marTop w:val="0"/>
          <w:marBottom w:val="0"/>
          <w:divBdr>
            <w:top w:val="none" w:sz="0" w:space="0" w:color="auto"/>
            <w:left w:val="none" w:sz="0" w:space="0" w:color="auto"/>
            <w:bottom w:val="none" w:sz="0" w:space="0" w:color="auto"/>
            <w:right w:val="none" w:sz="0" w:space="0" w:color="auto"/>
          </w:divBdr>
          <w:divsChild>
            <w:div w:id="233593185">
              <w:marLeft w:val="0"/>
              <w:marRight w:val="0"/>
              <w:marTop w:val="0"/>
              <w:marBottom w:val="0"/>
              <w:divBdr>
                <w:top w:val="none" w:sz="0" w:space="0" w:color="auto"/>
                <w:left w:val="none" w:sz="0" w:space="0" w:color="auto"/>
                <w:bottom w:val="none" w:sz="0" w:space="0" w:color="auto"/>
                <w:right w:val="none" w:sz="0" w:space="0" w:color="auto"/>
              </w:divBdr>
            </w:div>
          </w:divsChild>
        </w:div>
        <w:div w:id="2140683431">
          <w:marLeft w:val="0"/>
          <w:marRight w:val="0"/>
          <w:marTop w:val="0"/>
          <w:marBottom w:val="0"/>
          <w:divBdr>
            <w:top w:val="none" w:sz="0" w:space="0" w:color="auto"/>
            <w:left w:val="none" w:sz="0" w:space="0" w:color="auto"/>
            <w:bottom w:val="none" w:sz="0" w:space="0" w:color="auto"/>
            <w:right w:val="none" w:sz="0" w:space="0" w:color="auto"/>
          </w:divBdr>
          <w:divsChild>
            <w:div w:id="212522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118416">
      <w:bodyDiv w:val="1"/>
      <w:marLeft w:val="0"/>
      <w:marRight w:val="0"/>
      <w:marTop w:val="0"/>
      <w:marBottom w:val="0"/>
      <w:divBdr>
        <w:top w:val="none" w:sz="0" w:space="0" w:color="auto"/>
        <w:left w:val="none" w:sz="0" w:space="0" w:color="auto"/>
        <w:bottom w:val="none" w:sz="0" w:space="0" w:color="auto"/>
        <w:right w:val="none" w:sz="0" w:space="0" w:color="auto"/>
      </w:divBdr>
    </w:div>
    <w:div w:id="1576283137">
      <w:bodyDiv w:val="1"/>
      <w:marLeft w:val="0"/>
      <w:marRight w:val="0"/>
      <w:marTop w:val="0"/>
      <w:marBottom w:val="0"/>
      <w:divBdr>
        <w:top w:val="none" w:sz="0" w:space="0" w:color="auto"/>
        <w:left w:val="none" w:sz="0" w:space="0" w:color="auto"/>
        <w:bottom w:val="none" w:sz="0" w:space="0" w:color="auto"/>
        <w:right w:val="none" w:sz="0" w:space="0" w:color="auto"/>
      </w:divBdr>
    </w:div>
    <w:div w:id="1659770870">
      <w:bodyDiv w:val="1"/>
      <w:marLeft w:val="0"/>
      <w:marRight w:val="0"/>
      <w:marTop w:val="0"/>
      <w:marBottom w:val="0"/>
      <w:divBdr>
        <w:top w:val="none" w:sz="0" w:space="0" w:color="auto"/>
        <w:left w:val="none" w:sz="0" w:space="0" w:color="auto"/>
        <w:bottom w:val="none" w:sz="0" w:space="0" w:color="auto"/>
        <w:right w:val="none" w:sz="0" w:space="0" w:color="auto"/>
      </w:divBdr>
    </w:div>
    <w:div w:id="1681156604">
      <w:bodyDiv w:val="1"/>
      <w:marLeft w:val="0"/>
      <w:marRight w:val="0"/>
      <w:marTop w:val="0"/>
      <w:marBottom w:val="0"/>
      <w:divBdr>
        <w:top w:val="none" w:sz="0" w:space="0" w:color="auto"/>
        <w:left w:val="none" w:sz="0" w:space="0" w:color="auto"/>
        <w:bottom w:val="none" w:sz="0" w:space="0" w:color="auto"/>
        <w:right w:val="none" w:sz="0" w:space="0" w:color="auto"/>
      </w:divBdr>
    </w:div>
    <w:div w:id="1682244137">
      <w:bodyDiv w:val="1"/>
      <w:marLeft w:val="0"/>
      <w:marRight w:val="0"/>
      <w:marTop w:val="0"/>
      <w:marBottom w:val="0"/>
      <w:divBdr>
        <w:top w:val="none" w:sz="0" w:space="0" w:color="auto"/>
        <w:left w:val="none" w:sz="0" w:space="0" w:color="auto"/>
        <w:bottom w:val="none" w:sz="0" w:space="0" w:color="auto"/>
        <w:right w:val="none" w:sz="0" w:space="0" w:color="auto"/>
      </w:divBdr>
    </w:div>
    <w:div w:id="1697075614">
      <w:bodyDiv w:val="1"/>
      <w:marLeft w:val="0"/>
      <w:marRight w:val="0"/>
      <w:marTop w:val="0"/>
      <w:marBottom w:val="0"/>
      <w:divBdr>
        <w:top w:val="none" w:sz="0" w:space="0" w:color="auto"/>
        <w:left w:val="none" w:sz="0" w:space="0" w:color="auto"/>
        <w:bottom w:val="none" w:sz="0" w:space="0" w:color="auto"/>
        <w:right w:val="none" w:sz="0" w:space="0" w:color="auto"/>
      </w:divBdr>
    </w:div>
    <w:div w:id="1720667606">
      <w:bodyDiv w:val="1"/>
      <w:marLeft w:val="0"/>
      <w:marRight w:val="0"/>
      <w:marTop w:val="0"/>
      <w:marBottom w:val="0"/>
      <w:divBdr>
        <w:top w:val="none" w:sz="0" w:space="0" w:color="auto"/>
        <w:left w:val="none" w:sz="0" w:space="0" w:color="auto"/>
        <w:bottom w:val="none" w:sz="0" w:space="0" w:color="auto"/>
        <w:right w:val="none" w:sz="0" w:space="0" w:color="auto"/>
      </w:divBdr>
    </w:div>
    <w:div w:id="1722099625">
      <w:bodyDiv w:val="1"/>
      <w:marLeft w:val="0"/>
      <w:marRight w:val="0"/>
      <w:marTop w:val="0"/>
      <w:marBottom w:val="0"/>
      <w:divBdr>
        <w:top w:val="none" w:sz="0" w:space="0" w:color="auto"/>
        <w:left w:val="none" w:sz="0" w:space="0" w:color="auto"/>
        <w:bottom w:val="none" w:sz="0" w:space="0" w:color="auto"/>
        <w:right w:val="none" w:sz="0" w:space="0" w:color="auto"/>
      </w:divBdr>
    </w:div>
    <w:div w:id="1763716587">
      <w:bodyDiv w:val="1"/>
      <w:marLeft w:val="0"/>
      <w:marRight w:val="0"/>
      <w:marTop w:val="0"/>
      <w:marBottom w:val="0"/>
      <w:divBdr>
        <w:top w:val="none" w:sz="0" w:space="0" w:color="auto"/>
        <w:left w:val="none" w:sz="0" w:space="0" w:color="auto"/>
        <w:bottom w:val="none" w:sz="0" w:space="0" w:color="auto"/>
        <w:right w:val="none" w:sz="0" w:space="0" w:color="auto"/>
      </w:divBdr>
      <w:divsChild>
        <w:div w:id="184170333">
          <w:marLeft w:val="0"/>
          <w:marRight w:val="0"/>
          <w:marTop w:val="0"/>
          <w:marBottom w:val="0"/>
          <w:divBdr>
            <w:top w:val="none" w:sz="0" w:space="0" w:color="auto"/>
            <w:left w:val="none" w:sz="0" w:space="0" w:color="auto"/>
            <w:bottom w:val="none" w:sz="0" w:space="0" w:color="auto"/>
            <w:right w:val="none" w:sz="0" w:space="0" w:color="auto"/>
          </w:divBdr>
          <w:divsChild>
            <w:div w:id="1191333053">
              <w:marLeft w:val="0"/>
              <w:marRight w:val="0"/>
              <w:marTop w:val="0"/>
              <w:marBottom w:val="0"/>
              <w:divBdr>
                <w:top w:val="none" w:sz="0" w:space="0" w:color="auto"/>
                <w:left w:val="none" w:sz="0" w:space="0" w:color="auto"/>
                <w:bottom w:val="none" w:sz="0" w:space="0" w:color="auto"/>
                <w:right w:val="none" w:sz="0" w:space="0" w:color="auto"/>
              </w:divBdr>
            </w:div>
          </w:divsChild>
        </w:div>
        <w:div w:id="228686705">
          <w:marLeft w:val="0"/>
          <w:marRight w:val="0"/>
          <w:marTop w:val="0"/>
          <w:marBottom w:val="0"/>
          <w:divBdr>
            <w:top w:val="none" w:sz="0" w:space="0" w:color="auto"/>
            <w:left w:val="none" w:sz="0" w:space="0" w:color="auto"/>
            <w:bottom w:val="none" w:sz="0" w:space="0" w:color="auto"/>
            <w:right w:val="none" w:sz="0" w:space="0" w:color="auto"/>
          </w:divBdr>
          <w:divsChild>
            <w:div w:id="619918830">
              <w:marLeft w:val="0"/>
              <w:marRight w:val="0"/>
              <w:marTop w:val="0"/>
              <w:marBottom w:val="0"/>
              <w:divBdr>
                <w:top w:val="none" w:sz="0" w:space="0" w:color="auto"/>
                <w:left w:val="none" w:sz="0" w:space="0" w:color="auto"/>
                <w:bottom w:val="none" w:sz="0" w:space="0" w:color="auto"/>
                <w:right w:val="none" w:sz="0" w:space="0" w:color="auto"/>
              </w:divBdr>
            </w:div>
          </w:divsChild>
        </w:div>
        <w:div w:id="243884529">
          <w:marLeft w:val="0"/>
          <w:marRight w:val="0"/>
          <w:marTop w:val="0"/>
          <w:marBottom w:val="0"/>
          <w:divBdr>
            <w:top w:val="none" w:sz="0" w:space="0" w:color="auto"/>
            <w:left w:val="none" w:sz="0" w:space="0" w:color="auto"/>
            <w:bottom w:val="none" w:sz="0" w:space="0" w:color="auto"/>
            <w:right w:val="none" w:sz="0" w:space="0" w:color="auto"/>
          </w:divBdr>
          <w:divsChild>
            <w:div w:id="770246019">
              <w:marLeft w:val="0"/>
              <w:marRight w:val="0"/>
              <w:marTop w:val="0"/>
              <w:marBottom w:val="0"/>
              <w:divBdr>
                <w:top w:val="none" w:sz="0" w:space="0" w:color="auto"/>
                <w:left w:val="none" w:sz="0" w:space="0" w:color="auto"/>
                <w:bottom w:val="none" w:sz="0" w:space="0" w:color="auto"/>
                <w:right w:val="none" w:sz="0" w:space="0" w:color="auto"/>
              </w:divBdr>
            </w:div>
          </w:divsChild>
        </w:div>
        <w:div w:id="398485577">
          <w:marLeft w:val="0"/>
          <w:marRight w:val="0"/>
          <w:marTop w:val="0"/>
          <w:marBottom w:val="0"/>
          <w:divBdr>
            <w:top w:val="none" w:sz="0" w:space="0" w:color="auto"/>
            <w:left w:val="none" w:sz="0" w:space="0" w:color="auto"/>
            <w:bottom w:val="none" w:sz="0" w:space="0" w:color="auto"/>
            <w:right w:val="none" w:sz="0" w:space="0" w:color="auto"/>
          </w:divBdr>
          <w:divsChild>
            <w:div w:id="381253391">
              <w:marLeft w:val="0"/>
              <w:marRight w:val="0"/>
              <w:marTop w:val="0"/>
              <w:marBottom w:val="0"/>
              <w:divBdr>
                <w:top w:val="none" w:sz="0" w:space="0" w:color="auto"/>
                <w:left w:val="none" w:sz="0" w:space="0" w:color="auto"/>
                <w:bottom w:val="none" w:sz="0" w:space="0" w:color="auto"/>
                <w:right w:val="none" w:sz="0" w:space="0" w:color="auto"/>
              </w:divBdr>
            </w:div>
          </w:divsChild>
        </w:div>
        <w:div w:id="488256102">
          <w:marLeft w:val="0"/>
          <w:marRight w:val="0"/>
          <w:marTop w:val="0"/>
          <w:marBottom w:val="0"/>
          <w:divBdr>
            <w:top w:val="none" w:sz="0" w:space="0" w:color="auto"/>
            <w:left w:val="none" w:sz="0" w:space="0" w:color="auto"/>
            <w:bottom w:val="none" w:sz="0" w:space="0" w:color="auto"/>
            <w:right w:val="none" w:sz="0" w:space="0" w:color="auto"/>
          </w:divBdr>
          <w:divsChild>
            <w:div w:id="2059163121">
              <w:marLeft w:val="0"/>
              <w:marRight w:val="0"/>
              <w:marTop w:val="0"/>
              <w:marBottom w:val="0"/>
              <w:divBdr>
                <w:top w:val="none" w:sz="0" w:space="0" w:color="auto"/>
                <w:left w:val="none" w:sz="0" w:space="0" w:color="auto"/>
                <w:bottom w:val="none" w:sz="0" w:space="0" w:color="auto"/>
                <w:right w:val="none" w:sz="0" w:space="0" w:color="auto"/>
              </w:divBdr>
            </w:div>
          </w:divsChild>
        </w:div>
        <w:div w:id="659314888">
          <w:marLeft w:val="0"/>
          <w:marRight w:val="0"/>
          <w:marTop w:val="0"/>
          <w:marBottom w:val="0"/>
          <w:divBdr>
            <w:top w:val="none" w:sz="0" w:space="0" w:color="auto"/>
            <w:left w:val="none" w:sz="0" w:space="0" w:color="auto"/>
            <w:bottom w:val="none" w:sz="0" w:space="0" w:color="auto"/>
            <w:right w:val="none" w:sz="0" w:space="0" w:color="auto"/>
          </w:divBdr>
          <w:divsChild>
            <w:div w:id="1603535610">
              <w:marLeft w:val="0"/>
              <w:marRight w:val="0"/>
              <w:marTop w:val="0"/>
              <w:marBottom w:val="0"/>
              <w:divBdr>
                <w:top w:val="none" w:sz="0" w:space="0" w:color="auto"/>
                <w:left w:val="none" w:sz="0" w:space="0" w:color="auto"/>
                <w:bottom w:val="none" w:sz="0" w:space="0" w:color="auto"/>
                <w:right w:val="none" w:sz="0" w:space="0" w:color="auto"/>
              </w:divBdr>
            </w:div>
          </w:divsChild>
        </w:div>
        <w:div w:id="703672085">
          <w:marLeft w:val="0"/>
          <w:marRight w:val="0"/>
          <w:marTop w:val="0"/>
          <w:marBottom w:val="0"/>
          <w:divBdr>
            <w:top w:val="none" w:sz="0" w:space="0" w:color="auto"/>
            <w:left w:val="none" w:sz="0" w:space="0" w:color="auto"/>
            <w:bottom w:val="none" w:sz="0" w:space="0" w:color="auto"/>
            <w:right w:val="none" w:sz="0" w:space="0" w:color="auto"/>
          </w:divBdr>
          <w:divsChild>
            <w:div w:id="941839660">
              <w:marLeft w:val="0"/>
              <w:marRight w:val="0"/>
              <w:marTop w:val="0"/>
              <w:marBottom w:val="0"/>
              <w:divBdr>
                <w:top w:val="none" w:sz="0" w:space="0" w:color="auto"/>
                <w:left w:val="none" w:sz="0" w:space="0" w:color="auto"/>
                <w:bottom w:val="none" w:sz="0" w:space="0" w:color="auto"/>
                <w:right w:val="none" w:sz="0" w:space="0" w:color="auto"/>
              </w:divBdr>
            </w:div>
          </w:divsChild>
        </w:div>
        <w:div w:id="754204333">
          <w:marLeft w:val="0"/>
          <w:marRight w:val="0"/>
          <w:marTop w:val="0"/>
          <w:marBottom w:val="0"/>
          <w:divBdr>
            <w:top w:val="none" w:sz="0" w:space="0" w:color="auto"/>
            <w:left w:val="none" w:sz="0" w:space="0" w:color="auto"/>
            <w:bottom w:val="none" w:sz="0" w:space="0" w:color="auto"/>
            <w:right w:val="none" w:sz="0" w:space="0" w:color="auto"/>
          </w:divBdr>
          <w:divsChild>
            <w:div w:id="82724973">
              <w:marLeft w:val="0"/>
              <w:marRight w:val="0"/>
              <w:marTop w:val="0"/>
              <w:marBottom w:val="0"/>
              <w:divBdr>
                <w:top w:val="none" w:sz="0" w:space="0" w:color="auto"/>
                <w:left w:val="none" w:sz="0" w:space="0" w:color="auto"/>
                <w:bottom w:val="none" w:sz="0" w:space="0" w:color="auto"/>
                <w:right w:val="none" w:sz="0" w:space="0" w:color="auto"/>
              </w:divBdr>
            </w:div>
            <w:div w:id="802306117">
              <w:marLeft w:val="0"/>
              <w:marRight w:val="0"/>
              <w:marTop w:val="0"/>
              <w:marBottom w:val="0"/>
              <w:divBdr>
                <w:top w:val="none" w:sz="0" w:space="0" w:color="auto"/>
                <w:left w:val="none" w:sz="0" w:space="0" w:color="auto"/>
                <w:bottom w:val="none" w:sz="0" w:space="0" w:color="auto"/>
                <w:right w:val="none" w:sz="0" w:space="0" w:color="auto"/>
              </w:divBdr>
            </w:div>
            <w:div w:id="1726905718">
              <w:marLeft w:val="0"/>
              <w:marRight w:val="0"/>
              <w:marTop w:val="0"/>
              <w:marBottom w:val="0"/>
              <w:divBdr>
                <w:top w:val="none" w:sz="0" w:space="0" w:color="auto"/>
                <w:left w:val="none" w:sz="0" w:space="0" w:color="auto"/>
                <w:bottom w:val="none" w:sz="0" w:space="0" w:color="auto"/>
                <w:right w:val="none" w:sz="0" w:space="0" w:color="auto"/>
              </w:divBdr>
            </w:div>
          </w:divsChild>
        </w:div>
        <w:div w:id="900091537">
          <w:marLeft w:val="0"/>
          <w:marRight w:val="0"/>
          <w:marTop w:val="0"/>
          <w:marBottom w:val="0"/>
          <w:divBdr>
            <w:top w:val="none" w:sz="0" w:space="0" w:color="auto"/>
            <w:left w:val="none" w:sz="0" w:space="0" w:color="auto"/>
            <w:bottom w:val="none" w:sz="0" w:space="0" w:color="auto"/>
            <w:right w:val="none" w:sz="0" w:space="0" w:color="auto"/>
          </w:divBdr>
          <w:divsChild>
            <w:div w:id="1882133687">
              <w:marLeft w:val="0"/>
              <w:marRight w:val="0"/>
              <w:marTop w:val="0"/>
              <w:marBottom w:val="0"/>
              <w:divBdr>
                <w:top w:val="none" w:sz="0" w:space="0" w:color="auto"/>
                <w:left w:val="none" w:sz="0" w:space="0" w:color="auto"/>
                <w:bottom w:val="none" w:sz="0" w:space="0" w:color="auto"/>
                <w:right w:val="none" w:sz="0" w:space="0" w:color="auto"/>
              </w:divBdr>
            </w:div>
          </w:divsChild>
        </w:div>
        <w:div w:id="1025670238">
          <w:marLeft w:val="0"/>
          <w:marRight w:val="0"/>
          <w:marTop w:val="0"/>
          <w:marBottom w:val="0"/>
          <w:divBdr>
            <w:top w:val="none" w:sz="0" w:space="0" w:color="auto"/>
            <w:left w:val="none" w:sz="0" w:space="0" w:color="auto"/>
            <w:bottom w:val="none" w:sz="0" w:space="0" w:color="auto"/>
            <w:right w:val="none" w:sz="0" w:space="0" w:color="auto"/>
          </w:divBdr>
          <w:divsChild>
            <w:div w:id="1898860604">
              <w:marLeft w:val="0"/>
              <w:marRight w:val="0"/>
              <w:marTop w:val="0"/>
              <w:marBottom w:val="0"/>
              <w:divBdr>
                <w:top w:val="none" w:sz="0" w:space="0" w:color="auto"/>
                <w:left w:val="none" w:sz="0" w:space="0" w:color="auto"/>
                <w:bottom w:val="none" w:sz="0" w:space="0" w:color="auto"/>
                <w:right w:val="none" w:sz="0" w:space="0" w:color="auto"/>
              </w:divBdr>
            </w:div>
          </w:divsChild>
        </w:div>
        <w:div w:id="1030227155">
          <w:marLeft w:val="0"/>
          <w:marRight w:val="0"/>
          <w:marTop w:val="0"/>
          <w:marBottom w:val="0"/>
          <w:divBdr>
            <w:top w:val="none" w:sz="0" w:space="0" w:color="auto"/>
            <w:left w:val="none" w:sz="0" w:space="0" w:color="auto"/>
            <w:bottom w:val="none" w:sz="0" w:space="0" w:color="auto"/>
            <w:right w:val="none" w:sz="0" w:space="0" w:color="auto"/>
          </w:divBdr>
          <w:divsChild>
            <w:div w:id="624047376">
              <w:marLeft w:val="0"/>
              <w:marRight w:val="0"/>
              <w:marTop w:val="0"/>
              <w:marBottom w:val="0"/>
              <w:divBdr>
                <w:top w:val="none" w:sz="0" w:space="0" w:color="auto"/>
                <w:left w:val="none" w:sz="0" w:space="0" w:color="auto"/>
                <w:bottom w:val="none" w:sz="0" w:space="0" w:color="auto"/>
                <w:right w:val="none" w:sz="0" w:space="0" w:color="auto"/>
              </w:divBdr>
            </w:div>
          </w:divsChild>
        </w:div>
        <w:div w:id="1040402789">
          <w:marLeft w:val="0"/>
          <w:marRight w:val="0"/>
          <w:marTop w:val="0"/>
          <w:marBottom w:val="0"/>
          <w:divBdr>
            <w:top w:val="none" w:sz="0" w:space="0" w:color="auto"/>
            <w:left w:val="none" w:sz="0" w:space="0" w:color="auto"/>
            <w:bottom w:val="none" w:sz="0" w:space="0" w:color="auto"/>
            <w:right w:val="none" w:sz="0" w:space="0" w:color="auto"/>
          </w:divBdr>
          <w:divsChild>
            <w:div w:id="1561549085">
              <w:marLeft w:val="0"/>
              <w:marRight w:val="0"/>
              <w:marTop w:val="0"/>
              <w:marBottom w:val="0"/>
              <w:divBdr>
                <w:top w:val="none" w:sz="0" w:space="0" w:color="auto"/>
                <w:left w:val="none" w:sz="0" w:space="0" w:color="auto"/>
                <w:bottom w:val="none" w:sz="0" w:space="0" w:color="auto"/>
                <w:right w:val="none" w:sz="0" w:space="0" w:color="auto"/>
              </w:divBdr>
            </w:div>
          </w:divsChild>
        </w:div>
        <w:div w:id="1155144434">
          <w:marLeft w:val="0"/>
          <w:marRight w:val="0"/>
          <w:marTop w:val="0"/>
          <w:marBottom w:val="0"/>
          <w:divBdr>
            <w:top w:val="none" w:sz="0" w:space="0" w:color="auto"/>
            <w:left w:val="none" w:sz="0" w:space="0" w:color="auto"/>
            <w:bottom w:val="none" w:sz="0" w:space="0" w:color="auto"/>
            <w:right w:val="none" w:sz="0" w:space="0" w:color="auto"/>
          </w:divBdr>
          <w:divsChild>
            <w:div w:id="429355852">
              <w:marLeft w:val="0"/>
              <w:marRight w:val="0"/>
              <w:marTop w:val="0"/>
              <w:marBottom w:val="0"/>
              <w:divBdr>
                <w:top w:val="none" w:sz="0" w:space="0" w:color="auto"/>
                <w:left w:val="none" w:sz="0" w:space="0" w:color="auto"/>
                <w:bottom w:val="none" w:sz="0" w:space="0" w:color="auto"/>
                <w:right w:val="none" w:sz="0" w:space="0" w:color="auto"/>
              </w:divBdr>
            </w:div>
            <w:div w:id="1572962245">
              <w:marLeft w:val="0"/>
              <w:marRight w:val="0"/>
              <w:marTop w:val="0"/>
              <w:marBottom w:val="0"/>
              <w:divBdr>
                <w:top w:val="none" w:sz="0" w:space="0" w:color="auto"/>
                <w:left w:val="none" w:sz="0" w:space="0" w:color="auto"/>
                <w:bottom w:val="none" w:sz="0" w:space="0" w:color="auto"/>
                <w:right w:val="none" w:sz="0" w:space="0" w:color="auto"/>
              </w:divBdr>
            </w:div>
          </w:divsChild>
        </w:div>
        <w:div w:id="1169758305">
          <w:marLeft w:val="0"/>
          <w:marRight w:val="0"/>
          <w:marTop w:val="0"/>
          <w:marBottom w:val="0"/>
          <w:divBdr>
            <w:top w:val="none" w:sz="0" w:space="0" w:color="auto"/>
            <w:left w:val="none" w:sz="0" w:space="0" w:color="auto"/>
            <w:bottom w:val="none" w:sz="0" w:space="0" w:color="auto"/>
            <w:right w:val="none" w:sz="0" w:space="0" w:color="auto"/>
          </w:divBdr>
          <w:divsChild>
            <w:div w:id="617299867">
              <w:marLeft w:val="0"/>
              <w:marRight w:val="0"/>
              <w:marTop w:val="0"/>
              <w:marBottom w:val="0"/>
              <w:divBdr>
                <w:top w:val="none" w:sz="0" w:space="0" w:color="auto"/>
                <w:left w:val="none" w:sz="0" w:space="0" w:color="auto"/>
                <w:bottom w:val="none" w:sz="0" w:space="0" w:color="auto"/>
                <w:right w:val="none" w:sz="0" w:space="0" w:color="auto"/>
              </w:divBdr>
            </w:div>
          </w:divsChild>
        </w:div>
        <w:div w:id="1206140658">
          <w:marLeft w:val="0"/>
          <w:marRight w:val="0"/>
          <w:marTop w:val="0"/>
          <w:marBottom w:val="0"/>
          <w:divBdr>
            <w:top w:val="none" w:sz="0" w:space="0" w:color="auto"/>
            <w:left w:val="none" w:sz="0" w:space="0" w:color="auto"/>
            <w:bottom w:val="none" w:sz="0" w:space="0" w:color="auto"/>
            <w:right w:val="none" w:sz="0" w:space="0" w:color="auto"/>
          </w:divBdr>
          <w:divsChild>
            <w:div w:id="1609581698">
              <w:marLeft w:val="0"/>
              <w:marRight w:val="0"/>
              <w:marTop w:val="0"/>
              <w:marBottom w:val="0"/>
              <w:divBdr>
                <w:top w:val="none" w:sz="0" w:space="0" w:color="auto"/>
                <w:left w:val="none" w:sz="0" w:space="0" w:color="auto"/>
                <w:bottom w:val="none" w:sz="0" w:space="0" w:color="auto"/>
                <w:right w:val="none" w:sz="0" w:space="0" w:color="auto"/>
              </w:divBdr>
            </w:div>
          </w:divsChild>
        </w:div>
        <w:div w:id="1246763484">
          <w:marLeft w:val="0"/>
          <w:marRight w:val="0"/>
          <w:marTop w:val="0"/>
          <w:marBottom w:val="0"/>
          <w:divBdr>
            <w:top w:val="none" w:sz="0" w:space="0" w:color="auto"/>
            <w:left w:val="none" w:sz="0" w:space="0" w:color="auto"/>
            <w:bottom w:val="none" w:sz="0" w:space="0" w:color="auto"/>
            <w:right w:val="none" w:sz="0" w:space="0" w:color="auto"/>
          </w:divBdr>
          <w:divsChild>
            <w:div w:id="1143885034">
              <w:marLeft w:val="0"/>
              <w:marRight w:val="0"/>
              <w:marTop w:val="0"/>
              <w:marBottom w:val="0"/>
              <w:divBdr>
                <w:top w:val="none" w:sz="0" w:space="0" w:color="auto"/>
                <w:left w:val="none" w:sz="0" w:space="0" w:color="auto"/>
                <w:bottom w:val="none" w:sz="0" w:space="0" w:color="auto"/>
                <w:right w:val="none" w:sz="0" w:space="0" w:color="auto"/>
              </w:divBdr>
            </w:div>
          </w:divsChild>
        </w:div>
        <w:div w:id="1463499712">
          <w:marLeft w:val="0"/>
          <w:marRight w:val="0"/>
          <w:marTop w:val="0"/>
          <w:marBottom w:val="0"/>
          <w:divBdr>
            <w:top w:val="none" w:sz="0" w:space="0" w:color="auto"/>
            <w:left w:val="none" w:sz="0" w:space="0" w:color="auto"/>
            <w:bottom w:val="none" w:sz="0" w:space="0" w:color="auto"/>
            <w:right w:val="none" w:sz="0" w:space="0" w:color="auto"/>
          </w:divBdr>
          <w:divsChild>
            <w:div w:id="451754611">
              <w:marLeft w:val="0"/>
              <w:marRight w:val="0"/>
              <w:marTop w:val="0"/>
              <w:marBottom w:val="0"/>
              <w:divBdr>
                <w:top w:val="none" w:sz="0" w:space="0" w:color="auto"/>
                <w:left w:val="none" w:sz="0" w:space="0" w:color="auto"/>
                <w:bottom w:val="none" w:sz="0" w:space="0" w:color="auto"/>
                <w:right w:val="none" w:sz="0" w:space="0" w:color="auto"/>
              </w:divBdr>
            </w:div>
          </w:divsChild>
        </w:div>
        <w:div w:id="1605770612">
          <w:marLeft w:val="0"/>
          <w:marRight w:val="0"/>
          <w:marTop w:val="0"/>
          <w:marBottom w:val="0"/>
          <w:divBdr>
            <w:top w:val="none" w:sz="0" w:space="0" w:color="auto"/>
            <w:left w:val="none" w:sz="0" w:space="0" w:color="auto"/>
            <w:bottom w:val="none" w:sz="0" w:space="0" w:color="auto"/>
            <w:right w:val="none" w:sz="0" w:space="0" w:color="auto"/>
          </w:divBdr>
          <w:divsChild>
            <w:div w:id="328480684">
              <w:marLeft w:val="0"/>
              <w:marRight w:val="0"/>
              <w:marTop w:val="0"/>
              <w:marBottom w:val="0"/>
              <w:divBdr>
                <w:top w:val="none" w:sz="0" w:space="0" w:color="auto"/>
                <w:left w:val="none" w:sz="0" w:space="0" w:color="auto"/>
                <w:bottom w:val="none" w:sz="0" w:space="0" w:color="auto"/>
                <w:right w:val="none" w:sz="0" w:space="0" w:color="auto"/>
              </w:divBdr>
            </w:div>
          </w:divsChild>
        </w:div>
        <w:div w:id="1676029296">
          <w:marLeft w:val="0"/>
          <w:marRight w:val="0"/>
          <w:marTop w:val="0"/>
          <w:marBottom w:val="0"/>
          <w:divBdr>
            <w:top w:val="none" w:sz="0" w:space="0" w:color="auto"/>
            <w:left w:val="none" w:sz="0" w:space="0" w:color="auto"/>
            <w:bottom w:val="none" w:sz="0" w:space="0" w:color="auto"/>
            <w:right w:val="none" w:sz="0" w:space="0" w:color="auto"/>
          </w:divBdr>
          <w:divsChild>
            <w:div w:id="1026834256">
              <w:marLeft w:val="0"/>
              <w:marRight w:val="0"/>
              <w:marTop w:val="0"/>
              <w:marBottom w:val="0"/>
              <w:divBdr>
                <w:top w:val="none" w:sz="0" w:space="0" w:color="auto"/>
                <w:left w:val="none" w:sz="0" w:space="0" w:color="auto"/>
                <w:bottom w:val="none" w:sz="0" w:space="0" w:color="auto"/>
                <w:right w:val="none" w:sz="0" w:space="0" w:color="auto"/>
              </w:divBdr>
            </w:div>
            <w:div w:id="2081713179">
              <w:marLeft w:val="0"/>
              <w:marRight w:val="0"/>
              <w:marTop w:val="0"/>
              <w:marBottom w:val="0"/>
              <w:divBdr>
                <w:top w:val="none" w:sz="0" w:space="0" w:color="auto"/>
                <w:left w:val="none" w:sz="0" w:space="0" w:color="auto"/>
                <w:bottom w:val="none" w:sz="0" w:space="0" w:color="auto"/>
                <w:right w:val="none" w:sz="0" w:space="0" w:color="auto"/>
              </w:divBdr>
            </w:div>
          </w:divsChild>
        </w:div>
        <w:div w:id="1721517942">
          <w:marLeft w:val="0"/>
          <w:marRight w:val="0"/>
          <w:marTop w:val="0"/>
          <w:marBottom w:val="0"/>
          <w:divBdr>
            <w:top w:val="none" w:sz="0" w:space="0" w:color="auto"/>
            <w:left w:val="none" w:sz="0" w:space="0" w:color="auto"/>
            <w:bottom w:val="none" w:sz="0" w:space="0" w:color="auto"/>
            <w:right w:val="none" w:sz="0" w:space="0" w:color="auto"/>
          </w:divBdr>
          <w:divsChild>
            <w:div w:id="501512290">
              <w:marLeft w:val="0"/>
              <w:marRight w:val="0"/>
              <w:marTop w:val="0"/>
              <w:marBottom w:val="0"/>
              <w:divBdr>
                <w:top w:val="none" w:sz="0" w:space="0" w:color="auto"/>
                <w:left w:val="none" w:sz="0" w:space="0" w:color="auto"/>
                <w:bottom w:val="none" w:sz="0" w:space="0" w:color="auto"/>
                <w:right w:val="none" w:sz="0" w:space="0" w:color="auto"/>
              </w:divBdr>
            </w:div>
            <w:div w:id="928078066">
              <w:marLeft w:val="0"/>
              <w:marRight w:val="0"/>
              <w:marTop w:val="0"/>
              <w:marBottom w:val="0"/>
              <w:divBdr>
                <w:top w:val="none" w:sz="0" w:space="0" w:color="auto"/>
                <w:left w:val="none" w:sz="0" w:space="0" w:color="auto"/>
                <w:bottom w:val="none" w:sz="0" w:space="0" w:color="auto"/>
                <w:right w:val="none" w:sz="0" w:space="0" w:color="auto"/>
              </w:divBdr>
            </w:div>
            <w:div w:id="1619415120">
              <w:marLeft w:val="0"/>
              <w:marRight w:val="0"/>
              <w:marTop w:val="0"/>
              <w:marBottom w:val="0"/>
              <w:divBdr>
                <w:top w:val="none" w:sz="0" w:space="0" w:color="auto"/>
                <w:left w:val="none" w:sz="0" w:space="0" w:color="auto"/>
                <w:bottom w:val="none" w:sz="0" w:space="0" w:color="auto"/>
                <w:right w:val="none" w:sz="0" w:space="0" w:color="auto"/>
              </w:divBdr>
            </w:div>
          </w:divsChild>
        </w:div>
        <w:div w:id="1768967030">
          <w:marLeft w:val="0"/>
          <w:marRight w:val="0"/>
          <w:marTop w:val="0"/>
          <w:marBottom w:val="0"/>
          <w:divBdr>
            <w:top w:val="none" w:sz="0" w:space="0" w:color="auto"/>
            <w:left w:val="none" w:sz="0" w:space="0" w:color="auto"/>
            <w:bottom w:val="none" w:sz="0" w:space="0" w:color="auto"/>
            <w:right w:val="none" w:sz="0" w:space="0" w:color="auto"/>
          </w:divBdr>
          <w:divsChild>
            <w:div w:id="609748938">
              <w:marLeft w:val="0"/>
              <w:marRight w:val="0"/>
              <w:marTop w:val="0"/>
              <w:marBottom w:val="0"/>
              <w:divBdr>
                <w:top w:val="none" w:sz="0" w:space="0" w:color="auto"/>
                <w:left w:val="none" w:sz="0" w:space="0" w:color="auto"/>
                <w:bottom w:val="none" w:sz="0" w:space="0" w:color="auto"/>
                <w:right w:val="none" w:sz="0" w:space="0" w:color="auto"/>
              </w:divBdr>
            </w:div>
          </w:divsChild>
        </w:div>
        <w:div w:id="1930430409">
          <w:marLeft w:val="0"/>
          <w:marRight w:val="0"/>
          <w:marTop w:val="0"/>
          <w:marBottom w:val="0"/>
          <w:divBdr>
            <w:top w:val="none" w:sz="0" w:space="0" w:color="auto"/>
            <w:left w:val="none" w:sz="0" w:space="0" w:color="auto"/>
            <w:bottom w:val="none" w:sz="0" w:space="0" w:color="auto"/>
            <w:right w:val="none" w:sz="0" w:space="0" w:color="auto"/>
          </w:divBdr>
          <w:divsChild>
            <w:div w:id="120266840">
              <w:marLeft w:val="0"/>
              <w:marRight w:val="0"/>
              <w:marTop w:val="0"/>
              <w:marBottom w:val="0"/>
              <w:divBdr>
                <w:top w:val="none" w:sz="0" w:space="0" w:color="auto"/>
                <w:left w:val="none" w:sz="0" w:space="0" w:color="auto"/>
                <w:bottom w:val="none" w:sz="0" w:space="0" w:color="auto"/>
                <w:right w:val="none" w:sz="0" w:space="0" w:color="auto"/>
              </w:divBdr>
            </w:div>
            <w:div w:id="846361681">
              <w:marLeft w:val="0"/>
              <w:marRight w:val="0"/>
              <w:marTop w:val="0"/>
              <w:marBottom w:val="0"/>
              <w:divBdr>
                <w:top w:val="none" w:sz="0" w:space="0" w:color="auto"/>
                <w:left w:val="none" w:sz="0" w:space="0" w:color="auto"/>
                <w:bottom w:val="none" w:sz="0" w:space="0" w:color="auto"/>
                <w:right w:val="none" w:sz="0" w:space="0" w:color="auto"/>
              </w:divBdr>
            </w:div>
            <w:div w:id="880480442">
              <w:marLeft w:val="0"/>
              <w:marRight w:val="0"/>
              <w:marTop w:val="0"/>
              <w:marBottom w:val="0"/>
              <w:divBdr>
                <w:top w:val="none" w:sz="0" w:space="0" w:color="auto"/>
                <w:left w:val="none" w:sz="0" w:space="0" w:color="auto"/>
                <w:bottom w:val="none" w:sz="0" w:space="0" w:color="auto"/>
                <w:right w:val="none" w:sz="0" w:space="0" w:color="auto"/>
              </w:divBdr>
            </w:div>
            <w:div w:id="959726008">
              <w:marLeft w:val="0"/>
              <w:marRight w:val="0"/>
              <w:marTop w:val="0"/>
              <w:marBottom w:val="0"/>
              <w:divBdr>
                <w:top w:val="none" w:sz="0" w:space="0" w:color="auto"/>
                <w:left w:val="none" w:sz="0" w:space="0" w:color="auto"/>
                <w:bottom w:val="none" w:sz="0" w:space="0" w:color="auto"/>
                <w:right w:val="none" w:sz="0" w:space="0" w:color="auto"/>
              </w:divBdr>
            </w:div>
            <w:div w:id="1733650883">
              <w:marLeft w:val="0"/>
              <w:marRight w:val="0"/>
              <w:marTop w:val="0"/>
              <w:marBottom w:val="0"/>
              <w:divBdr>
                <w:top w:val="none" w:sz="0" w:space="0" w:color="auto"/>
                <w:left w:val="none" w:sz="0" w:space="0" w:color="auto"/>
                <w:bottom w:val="none" w:sz="0" w:space="0" w:color="auto"/>
                <w:right w:val="none" w:sz="0" w:space="0" w:color="auto"/>
              </w:divBdr>
            </w:div>
          </w:divsChild>
        </w:div>
        <w:div w:id="1963262490">
          <w:marLeft w:val="0"/>
          <w:marRight w:val="0"/>
          <w:marTop w:val="0"/>
          <w:marBottom w:val="0"/>
          <w:divBdr>
            <w:top w:val="none" w:sz="0" w:space="0" w:color="auto"/>
            <w:left w:val="none" w:sz="0" w:space="0" w:color="auto"/>
            <w:bottom w:val="none" w:sz="0" w:space="0" w:color="auto"/>
            <w:right w:val="none" w:sz="0" w:space="0" w:color="auto"/>
          </w:divBdr>
          <w:divsChild>
            <w:div w:id="256452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059662">
      <w:bodyDiv w:val="1"/>
      <w:marLeft w:val="0"/>
      <w:marRight w:val="0"/>
      <w:marTop w:val="0"/>
      <w:marBottom w:val="0"/>
      <w:divBdr>
        <w:top w:val="none" w:sz="0" w:space="0" w:color="auto"/>
        <w:left w:val="none" w:sz="0" w:space="0" w:color="auto"/>
        <w:bottom w:val="none" w:sz="0" w:space="0" w:color="auto"/>
        <w:right w:val="none" w:sz="0" w:space="0" w:color="auto"/>
      </w:divBdr>
      <w:divsChild>
        <w:div w:id="283120873">
          <w:marLeft w:val="0"/>
          <w:marRight w:val="0"/>
          <w:marTop w:val="0"/>
          <w:marBottom w:val="0"/>
          <w:divBdr>
            <w:top w:val="none" w:sz="0" w:space="0" w:color="auto"/>
            <w:left w:val="none" w:sz="0" w:space="0" w:color="auto"/>
            <w:bottom w:val="none" w:sz="0" w:space="0" w:color="auto"/>
            <w:right w:val="none" w:sz="0" w:space="0" w:color="auto"/>
          </w:divBdr>
          <w:divsChild>
            <w:div w:id="397749115">
              <w:marLeft w:val="0"/>
              <w:marRight w:val="0"/>
              <w:marTop w:val="0"/>
              <w:marBottom w:val="0"/>
              <w:divBdr>
                <w:top w:val="none" w:sz="0" w:space="0" w:color="auto"/>
                <w:left w:val="none" w:sz="0" w:space="0" w:color="auto"/>
                <w:bottom w:val="none" w:sz="0" w:space="0" w:color="auto"/>
                <w:right w:val="none" w:sz="0" w:space="0" w:color="auto"/>
              </w:divBdr>
            </w:div>
          </w:divsChild>
        </w:div>
        <w:div w:id="487985438">
          <w:marLeft w:val="0"/>
          <w:marRight w:val="0"/>
          <w:marTop w:val="0"/>
          <w:marBottom w:val="0"/>
          <w:divBdr>
            <w:top w:val="none" w:sz="0" w:space="0" w:color="auto"/>
            <w:left w:val="none" w:sz="0" w:space="0" w:color="auto"/>
            <w:bottom w:val="none" w:sz="0" w:space="0" w:color="auto"/>
            <w:right w:val="none" w:sz="0" w:space="0" w:color="auto"/>
          </w:divBdr>
          <w:divsChild>
            <w:div w:id="1246456847">
              <w:marLeft w:val="0"/>
              <w:marRight w:val="0"/>
              <w:marTop w:val="0"/>
              <w:marBottom w:val="0"/>
              <w:divBdr>
                <w:top w:val="none" w:sz="0" w:space="0" w:color="auto"/>
                <w:left w:val="none" w:sz="0" w:space="0" w:color="auto"/>
                <w:bottom w:val="none" w:sz="0" w:space="0" w:color="auto"/>
                <w:right w:val="none" w:sz="0" w:space="0" w:color="auto"/>
              </w:divBdr>
            </w:div>
          </w:divsChild>
        </w:div>
        <w:div w:id="688065800">
          <w:marLeft w:val="0"/>
          <w:marRight w:val="0"/>
          <w:marTop w:val="0"/>
          <w:marBottom w:val="0"/>
          <w:divBdr>
            <w:top w:val="none" w:sz="0" w:space="0" w:color="auto"/>
            <w:left w:val="none" w:sz="0" w:space="0" w:color="auto"/>
            <w:bottom w:val="none" w:sz="0" w:space="0" w:color="auto"/>
            <w:right w:val="none" w:sz="0" w:space="0" w:color="auto"/>
          </w:divBdr>
          <w:divsChild>
            <w:div w:id="878516144">
              <w:marLeft w:val="0"/>
              <w:marRight w:val="0"/>
              <w:marTop w:val="0"/>
              <w:marBottom w:val="0"/>
              <w:divBdr>
                <w:top w:val="none" w:sz="0" w:space="0" w:color="auto"/>
                <w:left w:val="none" w:sz="0" w:space="0" w:color="auto"/>
                <w:bottom w:val="none" w:sz="0" w:space="0" w:color="auto"/>
                <w:right w:val="none" w:sz="0" w:space="0" w:color="auto"/>
              </w:divBdr>
            </w:div>
            <w:div w:id="1447432664">
              <w:marLeft w:val="0"/>
              <w:marRight w:val="0"/>
              <w:marTop w:val="0"/>
              <w:marBottom w:val="0"/>
              <w:divBdr>
                <w:top w:val="none" w:sz="0" w:space="0" w:color="auto"/>
                <w:left w:val="none" w:sz="0" w:space="0" w:color="auto"/>
                <w:bottom w:val="none" w:sz="0" w:space="0" w:color="auto"/>
                <w:right w:val="none" w:sz="0" w:space="0" w:color="auto"/>
              </w:divBdr>
            </w:div>
            <w:div w:id="1824079822">
              <w:marLeft w:val="0"/>
              <w:marRight w:val="0"/>
              <w:marTop w:val="0"/>
              <w:marBottom w:val="0"/>
              <w:divBdr>
                <w:top w:val="none" w:sz="0" w:space="0" w:color="auto"/>
                <w:left w:val="none" w:sz="0" w:space="0" w:color="auto"/>
                <w:bottom w:val="none" w:sz="0" w:space="0" w:color="auto"/>
                <w:right w:val="none" w:sz="0" w:space="0" w:color="auto"/>
              </w:divBdr>
            </w:div>
          </w:divsChild>
        </w:div>
        <w:div w:id="709502625">
          <w:marLeft w:val="0"/>
          <w:marRight w:val="0"/>
          <w:marTop w:val="0"/>
          <w:marBottom w:val="0"/>
          <w:divBdr>
            <w:top w:val="none" w:sz="0" w:space="0" w:color="auto"/>
            <w:left w:val="none" w:sz="0" w:space="0" w:color="auto"/>
            <w:bottom w:val="none" w:sz="0" w:space="0" w:color="auto"/>
            <w:right w:val="none" w:sz="0" w:space="0" w:color="auto"/>
          </w:divBdr>
          <w:divsChild>
            <w:div w:id="9449633">
              <w:marLeft w:val="0"/>
              <w:marRight w:val="0"/>
              <w:marTop w:val="0"/>
              <w:marBottom w:val="0"/>
              <w:divBdr>
                <w:top w:val="none" w:sz="0" w:space="0" w:color="auto"/>
                <w:left w:val="none" w:sz="0" w:space="0" w:color="auto"/>
                <w:bottom w:val="none" w:sz="0" w:space="0" w:color="auto"/>
                <w:right w:val="none" w:sz="0" w:space="0" w:color="auto"/>
              </w:divBdr>
            </w:div>
          </w:divsChild>
        </w:div>
        <w:div w:id="919291779">
          <w:marLeft w:val="0"/>
          <w:marRight w:val="0"/>
          <w:marTop w:val="0"/>
          <w:marBottom w:val="0"/>
          <w:divBdr>
            <w:top w:val="none" w:sz="0" w:space="0" w:color="auto"/>
            <w:left w:val="none" w:sz="0" w:space="0" w:color="auto"/>
            <w:bottom w:val="none" w:sz="0" w:space="0" w:color="auto"/>
            <w:right w:val="none" w:sz="0" w:space="0" w:color="auto"/>
          </w:divBdr>
          <w:divsChild>
            <w:div w:id="419836746">
              <w:marLeft w:val="0"/>
              <w:marRight w:val="0"/>
              <w:marTop w:val="0"/>
              <w:marBottom w:val="0"/>
              <w:divBdr>
                <w:top w:val="none" w:sz="0" w:space="0" w:color="auto"/>
                <w:left w:val="none" w:sz="0" w:space="0" w:color="auto"/>
                <w:bottom w:val="none" w:sz="0" w:space="0" w:color="auto"/>
                <w:right w:val="none" w:sz="0" w:space="0" w:color="auto"/>
              </w:divBdr>
            </w:div>
          </w:divsChild>
        </w:div>
        <w:div w:id="927956801">
          <w:marLeft w:val="0"/>
          <w:marRight w:val="0"/>
          <w:marTop w:val="0"/>
          <w:marBottom w:val="0"/>
          <w:divBdr>
            <w:top w:val="none" w:sz="0" w:space="0" w:color="auto"/>
            <w:left w:val="none" w:sz="0" w:space="0" w:color="auto"/>
            <w:bottom w:val="none" w:sz="0" w:space="0" w:color="auto"/>
            <w:right w:val="none" w:sz="0" w:space="0" w:color="auto"/>
          </w:divBdr>
          <w:divsChild>
            <w:div w:id="61564213">
              <w:marLeft w:val="0"/>
              <w:marRight w:val="0"/>
              <w:marTop w:val="0"/>
              <w:marBottom w:val="0"/>
              <w:divBdr>
                <w:top w:val="none" w:sz="0" w:space="0" w:color="auto"/>
                <w:left w:val="none" w:sz="0" w:space="0" w:color="auto"/>
                <w:bottom w:val="none" w:sz="0" w:space="0" w:color="auto"/>
                <w:right w:val="none" w:sz="0" w:space="0" w:color="auto"/>
              </w:divBdr>
            </w:div>
          </w:divsChild>
        </w:div>
        <w:div w:id="975723170">
          <w:marLeft w:val="0"/>
          <w:marRight w:val="0"/>
          <w:marTop w:val="0"/>
          <w:marBottom w:val="0"/>
          <w:divBdr>
            <w:top w:val="none" w:sz="0" w:space="0" w:color="auto"/>
            <w:left w:val="none" w:sz="0" w:space="0" w:color="auto"/>
            <w:bottom w:val="none" w:sz="0" w:space="0" w:color="auto"/>
            <w:right w:val="none" w:sz="0" w:space="0" w:color="auto"/>
          </w:divBdr>
          <w:divsChild>
            <w:div w:id="1945460083">
              <w:marLeft w:val="0"/>
              <w:marRight w:val="0"/>
              <w:marTop w:val="0"/>
              <w:marBottom w:val="0"/>
              <w:divBdr>
                <w:top w:val="none" w:sz="0" w:space="0" w:color="auto"/>
                <w:left w:val="none" w:sz="0" w:space="0" w:color="auto"/>
                <w:bottom w:val="none" w:sz="0" w:space="0" w:color="auto"/>
                <w:right w:val="none" w:sz="0" w:space="0" w:color="auto"/>
              </w:divBdr>
            </w:div>
          </w:divsChild>
        </w:div>
        <w:div w:id="982583990">
          <w:marLeft w:val="0"/>
          <w:marRight w:val="0"/>
          <w:marTop w:val="0"/>
          <w:marBottom w:val="0"/>
          <w:divBdr>
            <w:top w:val="none" w:sz="0" w:space="0" w:color="auto"/>
            <w:left w:val="none" w:sz="0" w:space="0" w:color="auto"/>
            <w:bottom w:val="none" w:sz="0" w:space="0" w:color="auto"/>
            <w:right w:val="none" w:sz="0" w:space="0" w:color="auto"/>
          </w:divBdr>
          <w:divsChild>
            <w:div w:id="208302613">
              <w:marLeft w:val="0"/>
              <w:marRight w:val="0"/>
              <w:marTop w:val="0"/>
              <w:marBottom w:val="0"/>
              <w:divBdr>
                <w:top w:val="none" w:sz="0" w:space="0" w:color="auto"/>
                <w:left w:val="none" w:sz="0" w:space="0" w:color="auto"/>
                <w:bottom w:val="none" w:sz="0" w:space="0" w:color="auto"/>
                <w:right w:val="none" w:sz="0" w:space="0" w:color="auto"/>
              </w:divBdr>
            </w:div>
          </w:divsChild>
        </w:div>
        <w:div w:id="1014457177">
          <w:marLeft w:val="0"/>
          <w:marRight w:val="0"/>
          <w:marTop w:val="0"/>
          <w:marBottom w:val="0"/>
          <w:divBdr>
            <w:top w:val="none" w:sz="0" w:space="0" w:color="auto"/>
            <w:left w:val="none" w:sz="0" w:space="0" w:color="auto"/>
            <w:bottom w:val="none" w:sz="0" w:space="0" w:color="auto"/>
            <w:right w:val="none" w:sz="0" w:space="0" w:color="auto"/>
          </w:divBdr>
          <w:divsChild>
            <w:div w:id="1589922222">
              <w:marLeft w:val="0"/>
              <w:marRight w:val="0"/>
              <w:marTop w:val="0"/>
              <w:marBottom w:val="0"/>
              <w:divBdr>
                <w:top w:val="none" w:sz="0" w:space="0" w:color="auto"/>
                <w:left w:val="none" w:sz="0" w:space="0" w:color="auto"/>
                <w:bottom w:val="none" w:sz="0" w:space="0" w:color="auto"/>
                <w:right w:val="none" w:sz="0" w:space="0" w:color="auto"/>
              </w:divBdr>
            </w:div>
          </w:divsChild>
        </w:div>
        <w:div w:id="1022442604">
          <w:marLeft w:val="0"/>
          <w:marRight w:val="0"/>
          <w:marTop w:val="0"/>
          <w:marBottom w:val="0"/>
          <w:divBdr>
            <w:top w:val="none" w:sz="0" w:space="0" w:color="auto"/>
            <w:left w:val="none" w:sz="0" w:space="0" w:color="auto"/>
            <w:bottom w:val="none" w:sz="0" w:space="0" w:color="auto"/>
            <w:right w:val="none" w:sz="0" w:space="0" w:color="auto"/>
          </w:divBdr>
          <w:divsChild>
            <w:div w:id="1339846488">
              <w:marLeft w:val="0"/>
              <w:marRight w:val="0"/>
              <w:marTop w:val="0"/>
              <w:marBottom w:val="0"/>
              <w:divBdr>
                <w:top w:val="none" w:sz="0" w:space="0" w:color="auto"/>
                <w:left w:val="none" w:sz="0" w:space="0" w:color="auto"/>
                <w:bottom w:val="none" w:sz="0" w:space="0" w:color="auto"/>
                <w:right w:val="none" w:sz="0" w:space="0" w:color="auto"/>
              </w:divBdr>
            </w:div>
          </w:divsChild>
        </w:div>
        <w:div w:id="1071998286">
          <w:marLeft w:val="0"/>
          <w:marRight w:val="0"/>
          <w:marTop w:val="0"/>
          <w:marBottom w:val="0"/>
          <w:divBdr>
            <w:top w:val="none" w:sz="0" w:space="0" w:color="auto"/>
            <w:left w:val="none" w:sz="0" w:space="0" w:color="auto"/>
            <w:bottom w:val="none" w:sz="0" w:space="0" w:color="auto"/>
            <w:right w:val="none" w:sz="0" w:space="0" w:color="auto"/>
          </w:divBdr>
          <w:divsChild>
            <w:div w:id="1252276613">
              <w:marLeft w:val="0"/>
              <w:marRight w:val="0"/>
              <w:marTop w:val="0"/>
              <w:marBottom w:val="0"/>
              <w:divBdr>
                <w:top w:val="none" w:sz="0" w:space="0" w:color="auto"/>
                <w:left w:val="none" w:sz="0" w:space="0" w:color="auto"/>
                <w:bottom w:val="none" w:sz="0" w:space="0" w:color="auto"/>
                <w:right w:val="none" w:sz="0" w:space="0" w:color="auto"/>
              </w:divBdr>
            </w:div>
          </w:divsChild>
        </w:div>
        <w:div w:id="1105231346">
          <w:marLeft w:val="0"/>
          <w:marRight w:val="0"/>
          <w:marTop w:val="0"/>
          <w:marBottom w:val="0"/>
          <w:divBdr>
            <w:top w:val="none" w:sz="0" w:space="0" w:color="auto"/>
            <w:left w:val="none" w:sz="0" w:space="0" w:color="auto"/>
            <w:bottom w:val="none" w:sz="0" w:space="0" w:color="auto"/>
            <w:right w:val="none" w:sz="0" w:space="0" w:color="auto"/>
          </w:divBdr>
          <w:divsChild>
            <w:div w:id="901673383">
              <w:marLeft w:val="0"/>
              <w:marRight w:val="0"/>
              <w:marTop w:val="0"/>
              <w:marBottom w:val="0"/>
              <w:divBdr>
                <w:top w:val="none" w:sz="0" w:space="0" w:color="auto"/>
                <w:left w:val="none" w:sz="0" w:space="0" w:color="auto"/>
                <w:bottom w:val="none" w:sz="0" w:space="0" w:color="auto"/>
                <w:right w:val="none" w:sz="0" w:space="0" w:color="auto"/>
              </w:divBdr>
            </w:div>
            <w:div w:id="1011638600">
              <w:marLeft w:val="0"/>
              <w:marRight w:val="0"/>
              <w:marTop w:val="0"/>
              <w:marBottom w:val="0"/>
              <w:divBdr>
                <w:top w:val="none" w:sz="0" w:space="0" w:color="auto"/>
                <w:left w:val="none" w:sz="0" w:space="0" w:color="auto"/>
                <w:bottom w:val="none" w:sz="0" w:space="0" w:color="auto"/>
                <w:right w:val="none" w:sz="0" w:space="0" w:color="auto"/>
              </w:divBdr>
            </w:div>
          </w:divsChild>
        </w:div>
        <w:div w:id="1311859150">
          <w:marLeft w:val="0"/>
          <w:marRight w:val="0"/>
          <w:marTop w:val="0"/>
          <w:marBottom w:val="0"/>
          <w:divBdr>
            <w:top w:val="none" w:sz="0" w:space="0" w:color="auto"/>
            <w:left w:val="none" w:sz="0" w:space="0" w:color="auto"/>
            <w:bottom w:val="none" w:sz="0" w:space="0" w:color="auto"/>
            <w:right w:val="none" w:sz="0" w:space="0" w:color="auto"/>
          </w:divBdr>
          <w:divsChild>
            <w:div w:id="1950774115">
              <w:marLeft w:val="0"/>
              <w:marRight w:val="0"/>
              <w:marTop w:val="0"/>
              <w:marBottom w:val="0"/>
              <w:divBdr>
                <w:top w:val="none" w:sz="0" w:space="0" w:color="auto"/>
                <w:left w:val="none" w:sz="0" w:space="0" w:color="auto"/>
                <w:bottom w:val="none" w:sz="0" w:space="0" w:color="auto"/>
                <w:right w:val="none" w:sz="0" w:space="0" w:color="auto"/>
              </w:divBdr>
            </w:div>
          </w:divsChild>
        </w:div>
        <w:div w:id="1321613126">
          <w:marLeft w:val="0"/>
          <w:marRight w:val="0"/>
          <w:marTop w:val="0"/>
          <w:marBottom w:val="0"/>
          <w:divBdr>
            <w:top w:val="none" w:sz="0" w:space="0" w:color="auto"/>
            <w:left w:val="none" w:sz="0" w:space="0" w:color="auto"/>
            <w:bottom w:val="none" w:sz="0" w:space="0" w:color="auto"/>
            <w:right w:val="none" w:sz="0" w:space="0" w:color="auto"/>
          </w:divBdr>
          <w:divsChild>
            <w:div w:id="1773863998">
              <w:marLeft w:val="0"/>
              <w:marRight w:val="0"/>
              <w:marTop w:val="0"/>
              <w:marBottom w:val="0"/>
              <w:divBdr>
                <w:top w:val="none" w:sz="0" w:space="0" w:color="auto"/>
                <w:left w:val="none" w:sz="0" w:space="0" w:color="auto"/>
                <w:bottom w:val="none" w:sz="0" w:space="0" w:color="auto"/>
                <w:right w:val="none" w:sz="0" w:space="0" w:color="auto"/>
              </w:divBdr>
            </w:div>
          </w:divsChild>
        </w:div>
        <w:div w:id="1390569826">
          <w:marLeft w:val="0"/>
          <w:marRight w:val="0"/>
          <w:marTop w:val="0"/>
          <w:marBottom w:val="0"/>
          <w:divBdr>
            <w:top w:val="none" w:sz="0" w:space="0" w:color="auto"/>
            <w:left w:val="none" w:sz="0" w:space="0" w:color="auto"/>
            <w:bottom w:val="none" w:sz="0" w:space="0" w:color="auto"/>
            <w:right w:val="none" w:sz="0" w:space="0" w:color="auto"/>
          </w:divBdr>
          <w:divsChild>
            <w:div w:id="840975584">
              <w:marLeft w:val="0"/>
              <w:marRight w:val="0"/>
              <w:marTop w:val="0"/>
              <w:marBottom w:val="0"/>
              <w:divBdr>
                <w:top w:val="none" w:sz="0" w:space="0" w:color="auto"/>
                <w:left w:val="none" w:sz="0" w:space="0" w:color="auto"/>
                <w:bottom w:val="none" w:sz="0" w:space="0" w:color="auto"/>
                <w:right w:val="none" w:sz="0" w:space="0" w:color="auto"/>
              </w:divBdr>
            </w:div>
          </w:divsChild>
        </w:div>
        <w:div w:id="1415202511">
          <w:marLeft w:val="0"/>
          <w:marRight w:val="0"/>
          <w:marTop w:val="0"/>
          <w:marBottom w:val="0"/>
          <w:divBdr>
            <w:top w:val="none" w:sz="0" w:space="0" w:color="auto"/>
            <w:left w:val="none" w:sz="0" w:space="0" w:color="auto"/>
            <w:bottom w:val="none" w:sz="0" w:space="0" w:color="auto"/>
            <w:right w:val="none" w:sz="0" w:space="0" w:color="auto"/>
          </w:divBdr>
          <w:divsChild>
            <w:div w:id="1259948160">
              <w:marLeft w:val="0"/>
              <w:marRight w:val="0"/>
              <w:marTop w:val="0"/>
              <w:marBottom w:val="0"/>
              <w:divBdr>
                <w:top w:val="none" w:sz="0" w:space="0" w:color="auto"/>
                <w:left w:val="none" w:sz="0" w:space="0" w:color="auto"/>
                <w:bottom w:val="none" w:sz="0" w:space="0" w:color="auto"/>
                <w:right w:val="none" w:sz="0" w:space="0" w:color="auto"/>
              </w:divBdr>
            </w:div>
            <w:div w:id="1321738268">
              <w:marLeft w:val="0"/>
              <w:marRight w:val="0"/>
              <w:marTop w:val="0"/>
              <w:marBottom w:val="0"/>
              <w:divBdr>
                <w:top w:val="none" w:sz="0" w:space="0" w:color="auto"/>
                <w:left w:val="none" w:sz="0" w:space="0" w:color="auto"/>
                <w:bottom w:val="none" w:sz="0" w:space="0" w:color="auto"/>
                <w:right w:val="none" w:sz="0" w:space="0" w:color="auto"/>
              </w:divBdr>
            </w:div>
            <w:div w:id="1656226812">
              <w:marLeft w:val="0"/>
              <w:marRight w:val="0"/>
              <w:marTop w:val="0"/>
              <w:marBottom w:val="0"/>
              <w:divBdr>
                <w:top w:val="none" w:sz="0" w:space="0" w:color="auto"/>
                <w:left w:val="none" w:sz="0" w:space="0" w:color="auto"/>
                <w:bottom w:val="none" w:sz="0" w:space="0" w:color="auto"/>
                <w:right w:val="none" w:sz="0" w:space="0" w:color="auto"/>
              </w:divBdr>
            </w:div>
          </w:divsChild>
        </w:div>
        <w:div w:id="1582250664">
          <w:marLeft w:val="0"/>
          <w:marRight w:val="0"/>
          <w:marTop w:val="0"/>
          <w:marBottom w:val="0"/>
          <w:divBdr>
            <w:top w:val="none" w:sz="0" w:space="0" w:color="auto"/>
            <w:left w:val="none" w:sz="0" w:space="0" w:color="auto"/>
            <w:bottom w:val="none" w:sz="0" w:space="0" w:color="auto"/>
            <w:right w:val="none" w:sz="0" w:space="0" w:color="auto"/>
          </w:divBdr>
          <w:divsChild>
            <w:div w:id="254360172">
              <w:marLeft w:val="0"/>
              <w:marRight w:val="0"/>
              <w:marTop w:val="0"/>
              <w:marBottom w:val="0"/>
              <w:divBdr>
                <w:top w:val="none" w:sz="0" w:space="0" w:color="auto"/>
                <w:left w:val="none" w:sz="0" w:space="0" w:color="auto"/>
                <w:bottom w:val="none" w:sz="0" w:space="0" w:color="auto"/>
                <w:right w:val="none" w:sz="0" w:space="0" w:color="auto"/>
              </w:divBdr>
            </w:div>
            <w:div w:id="756286729">
              <w:marLeft w:val="0"/>
              <w:marRight w:val="0"/>
              <w:marTop w:val="0"/>
              <w:marBottom w:val="0"/>
              <w:divBdr>
                <w:top w:val="none" w:sz="0" w:space="0" w:color="auto"/>
                <w:left w:val="none" w:sz="0" w:space="0" w:color="auto"/>
                <w:bottom w:val="none" w:sz="0" w:space="0" w:color="auto"/>
                <w:right w:val="none" w:sz="0" w:space="0" w:color="auto"/>
              </w:divBdr>
            </w:div>
            <w:div w:id="1162820668">
              <w:marLeft w:val="0"/>
              <w:marRight w:val="0"/>
              <w:marTop w:val="0"/>
              <w:marBottom w:val="0"/>
              <w:divBdr>
                <w:top w:val="none" w:sz="0" w:space="0" w:color="auto"/>
                <w:left w:val="none" w:sz="0" w:space="0" w:color="auto"/>
                <w:bottom w:val="none" w:sz="0" w:space="0" w:color="auto"/>
                <w:right w:val="none" w:sz="0" w:space="0" w:color="auto"/>
              </w:divBdr>
            </w:div>
            <w:div w:id="1338075467">
              <w:marLeft w:val="0"/>
              <w:marRight w:val="0"/>
              <w:marTop w:val="0"/>
              <w:marBottom w:val="0"/>
              <w:divBdr>
                <w:top w:val="none" w:sz="0" w:space="0" w:color="auto"/>
                <w:left w:val="none" w:sz="0" w:space="0" w:color="auto"/>
                <w:bottom w:val="none" w:sz="0" w:space="0" w:color="auto"/>
                <w:right w:val="none" w:sz="0" w:space="0" w:color="auto"/>
              </w:divBdr>
            </w:div>
          </w:divsChild>
        </w:div>
        <w:div w:id="1673484039">
          <w:marLeft w:val="0"/>
          <w:marRight w:val="0"/>
          <w:marTop w:val="0"/>
          <w:marBottom w:val="0"/>
          <w:divBdr>
            <w:top w:val="none" w:sz="0" w:space="0" w:color="auto"/>
            <w:left w:val="none" w:sz="0" w:space="0" w:color="auto"/>
            <w:bottom w:val="none" w:sz="0" w:space="0" w:color="auto"/>
            <w:right w:val="none" w:sz="0" w:space="0" w:color="auto"/>
          </w:divBdr>
          <w:divsChild>
            <w:div w:id="1160119716">
              <w:marLeft w:val="0"/>
              <w:marRight w:val="0"/>
              <w:marTop w:val="0"/>
              <w:marBottom w:val="0"/>
              <w:divBdr>
                <w:top w:val="none" w:sz="0" w:space="0" w:color="auto"/>
                <w:left w:val="none" w:sz="0" w:space="0" w:color="auto"/>
                <w:bottom w:val="none" w:sz="0" w:space="0" w:color="auto"/>
                <w:right w:val="none" w:sz="0" w:space="0" w:color="auto"/>
              </w:divBdr>
            </w:div>
          </w:divsChild>
        </w:div>
        <w:div w:id="1706636646">
          <w:marLeft w:val="0"/>
          <w:marRight w:val="0"/>
          <w:marTop w:val="0"/>
          <w:marBottom w:val="0"/>
          <w:divBdr>
            <w:top w:val="none" w:sz="0" w:space="0" w:color="auto"/>
            <w:left w:val="none" w:sz="0" w:space="0" w:color="auto"/>
            <w:bottom w:val="none" w:sz="0" w:space="0" w:color="auto"/>
            <w:right w:val="none" w:sz="0" w:space="0" w:color="auto"/>
          </w:divBdr>
          <w:divsChild>
            <w:div w:id="366875805">
              <w:marLeft w:val="0"/>
              <w:marRight w:val="0"/>
              <w:marTop w:val="0"/>
              <w:marBottom w:val="0"/>
              <w:divBdr>
                <w:top w:val="none" w:sz="0" w:space="0" w:color="auto"/>
                <w:left w:val="none" w:sz="0" w:space="0" w:color="auto"/>
                <w:bottom w:val="none" w:sz="0" w:space="0" w:color="auto"/>
                <w:right w:val="none" w:sz="0" w:space="0" w:color="auto"/>
              </w:divBdr>
            </w:div>
          </w:divsChild>
        </w:div>
        <w:div w:id="1808158691">
          <w:marLeft w:val="0"/>
          <w:marRight w:val="0"/>
          <w:marTop w:val="0"/>
          <w:marBottom w:val="0"/>
          <w:divBdr>
            <w:top w:val="none" w:sz="0" w:space="0" w:color="auto"/>
            <w:left w:val="none" w:sz="0" w:space="0" w:color="auto"/>
            <w:bottom w:val="none" w:sz="0" w:space="0" w:color="auto"/>
            <w:right w:val="none" w:sz="0" w:space="0" w:color="auto"/>
          </w:divBdr>
          <w:divsChild>
            <w:div w:id="372274784">
              <w:marLeft w:val="0"/>
              <w:marRight w:val="0"/>
              <w:marTop w:val="0"/>
              <w:marBottom w:val="0"/>
              <w:divBdr>
                <w:top w:val="none" w:sz="0" w:space="0" w:color="auto"/>
                <w:left w:val="none" w:sz="0" w:space="0" w:color="auto"/>
                <w:bottom w:val="none" w:sz="0" w:space="0" w:color="auto"/>
                <w:right w:val="none" w:sz="0" w:space="0" w:color="auto"/>
              </w:divBdr>
            </w:div>
          </w:divsChild>
        </w:div>
        <w:div w:id="1934900410">
          <w:marLeft w:val="0"/>
          <w:marRight w:val="0"/>
          <w:marTop w:val="0"/>
          <w:marBottom w:val="0"/>
          <w:divBdr>
            <w:top w:val="none" w:sz="0" w:space="0" w:color="auto"/>
            <w:left w:val="none" w:sz="0" w:space="0" w:color="auto"/>
            <w:bottom w:val="none" w:sz="0" w:space="0" w:color="auto"/>
            <w:right w:val="none" w:sz="0" w:space="0" w:color="auto"/>
          </w:divBdr>
          <w:divsChild>
            <w:div w:id="23751782">
              <w:marLeft w:val="0"/>
              <w:marRight w:val="0"/>
              <w:marTop w:val="0"/>
              <w:marBottom w:val="0"/>
              <w:divBdr>
                <w:top w:val="none" w:sz="0" w:space="0" w:color="auto"/>
                <w:left w:val="none" w:sz="0" w:space="0" w:color="auto"/>
                <w:bottom w:val="none" w:sz="0" w:space="0" w:color="auto"/>
                <w:right w:val="none" w:sz="0" w:space="0" w:color="auto"/>
              </w:divBdr>
            </w:div>
            <w:div w:id="911356547">
              <w:marLeft w:val="0"/>
              <w:marRight w:val="0"/>
              <w:marTop w:val="0"/>
              <w:marBottom w:val="0"/>
              <w:divBdr>
                <w:top w:val="none" w:sz="0" w:space="0" w:color="auto"/>
                <w:left w:val="none" w:sz="0" w:space="0" w:color="auto"/>
                <w:bottom w:val="none" w:sz="0" w:space="0" w:color="auto"/>
                <w:right w:val="none" w:sz="0" w:space="0" w:color="auto"/>
              </w:divBdr>
            </w:div>
            <w:div w:id="1498569971">
              <w:marLeft w:val="0"/>
              <w:marRight w:val="0"/>
              <w:marTop w:val="0"/>
              <w:marBottom w:val="0"/>
              <w:divBdr>
                <w:top w:val="none" w:sz="0" w:space="0" w:color="auto"/>
                <w:left w:val="none" w:sz="0" w:space="0" w:color="auto"/>
                <w:bottom w:val="none" w:sz="0" w:space="0" w:color="auto"/>
                <w:right w:val="none" w:sz="0" w:space="0" w:color="auto"/>
              </w:divBdr>
            </w:div>
          </w:divsChild>
        </w:div>
        <w:div w:id="1960447951">
          <w:marLeft w:val="0"/>
          <w:marRight w:val="0"/>
          <w:marTop w:val="0"/>
          <w:marBottom w:val="0"/>
          <w:divBdr>
            <w:top w:val="none" w:sz="0" w:space="0" w:color="auto"/>
            <w:left w:val="none" w:sz="0" w:space="0" w:color="auto"/>
            <w:bottom w:val="none" w:sz="0" w:space="0" w:color="auto"/>
            <w:right w:val="none" w:sz="0" w:space="0" w:color="auto"/>
          </w:divBdr>
          <w:divsChild>
            <w:div w:id="358119395">
              <w:marLeft w:val="0"/>
              <w:marRight w:val="0"/>
              <w:marTop w:val="0"/>
              <w:marBottom w:val="0"/>
              <w:divBdr>
                <w:top w:val="none" w:sz="0" w:space="0" w:color="auto"/>
                <w:left w:val="none" w:sz="0" w:space="0" w:color="auto"/>
                <w:bottom w:val="none" w:sz="0" w:space="0" w:color="auto"/>
                <w:right w:val="none" w:sz="0" w:space="0" w:color="auto"/>
              </w:divBdr>
            </w:div>
          </w:divsChild>
        </w:div>
        <w:div w:id="2126340797">
          <w:marLeft w:val="0"/>
          <w:marRight w:val="0"/>
          <w:marTop w:val="0"/>
          <w:marBottom w:val="0"/>
          <w:divBdr>
            <w:top w:val="none" w:sz="0" w:space="0" w:color="auto"/>
            <w:left w:val="none" w:sz="0" w:space="0" w:color="auto"/>
            <w:bottom w:val="none" w:sz="0" w:space="0" w:color="auto"/>
            <w:right w:val="none" w:sz="0" w:space="0" w:color="auto"/>
          </w:divBdr>
          <w:divsChild>
            <w:div w:id="2111504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6167219">
      <w:bodyDiv w:val="1"/>
      <w:marLeft w:val="0"/>
      <w:marRight w:val="0"/>
      <w:marTop w:val="0"/>
      <w:marBottom w:val="0"/>
      <w:divBdr>
        <w:top w:val="none" w:sz="0" w:space="0" w:color="auto"/>
        <w:left w:val="none" w:sz="0" w:space="0" w:color="auto"/>
        <w:bottom w:val="none" w:sz="0" w:space="0" w:color="auto"/>
        <w:right w:val="none" w:sz="0" w:space="0" w:color="auto"/>
      </w:divBdr>
      <w:divsChild>
        <w:div w:id="1864904583">
          <w:marLeft w:val="547"/>
          <w:marRight w:val="0"/>
          <w:marTop w:val="0"/>
          <w:marBottom w:val="0"/>
          <w:divBdr>
            <w:top w:val="none" w:sz="0" w:space="0" w:color="auto"/>
            <w:left w:val="none" w:sz="0" w:space="0" w:color="auto"/>
            <w:bottom w:val="none" w:sz="0" w:space="0" w:color="auto"/>
            <w:right w:val="none" w:sz="0" w:space="0" w:color="auto"/>
          </w:divBdr>
        </w:div>
      </w:divsChild>
    </w:div>
    <w:div w:id="1881162867">
      <w:bodyDiv w:val="1"/>
      <w:marLeft w:val="0"/>
      <w:marRight w:val="0"/>
      <w:marTop w:val="0"/>
      <w:marBottom w:val="0"/>
      <w:divBdr>
        <w:top w:val="none" w:sz="0" w:space="0" w:color="auto"/>
        <w:left w:val="none" w:sz="0" w:space="0" w:color="auto"/>
        <w:bottom w:val="none" w:sz="0" w:space="0" w:color="auto"/>
        <w:right w:val="none" w:sz="0" w:space="0" w:color="auto"/>
      </w:divBdr>
    </w:div>
    <w:div w:id="1895853791">
      <w:bodyDiv w:val="1"/>
      <w:marLeft w:val="0"/>
      <w:marRight w:val="0"/>
      <w:marTop w:val="0"/>
      <w:marBottom w:val="0"/>
      <w:divBdr>
        <w:top w:val="none" w:sz="0" w:space="0" w:color="auto"/>
        <w:left w:val="none" w:sz="0" w:space="0" w:color="auto"/>
        <w:bottom w:val="none" w:sz="0" w:space="0" w:color="auto"/>
        <w:right w:val="none" w:sz="0" w:space="0" w:color="auto"/>
      </w:divBdr>
    </w:div>
    <w:div w:id="1967421195">
      <w:bodyDiv w:val="1"/>
      <w:marLeft w:val="0"/>
      <w:marRight w:val="0"/>
      <w:marTop w:val="0"/>
      <w:marBottom w:val="0"/>
      <w:divBdr>
        <w:top w:val="none" w:sz="0" w:space="0" w:color="auto"/>
        <w:left w:val="none" w:sz="0" w:space="0" w:color="auto"/>
        <w:bottom w:val="none" w:sz="0" w:space="0" w:color="auto"/>
        <w:right w:val="none" w:sz="0" w:space="0" w:color="auto"/>
      </w:divBdr>
    </w:div>
    <w:div w:id="1999262057">
      <w:bodyDiv w:val="1"/>
      <w:marLeft w:val="0"/>
      <w:marRight w:val="0"/>
      <w:marTop w:val="0"/>
      <w:marBottom w:val="0"/>
      <w:divBdr>
        <w:top w:val="none" w:sz="0" w:space="0" w:color="auto"/>
        <w:left w:val="none" w:sz="0" w:space="0" w:color="auto"/>
        <w:bottom w:val="none" w:sz="0" w:space="0" w:color="auto"/>
        <w:right w:val="none" w:sz="0" w:space="0" w:color="auto"/>
      </w:divBdr>
    </w:div>
    <w:div w:id="2024555149">
      <w:bodyDiv w:val="1"/>
      <w:marLeft w:val="0"/>
      <w:marRight w:val="0"/>
      <w:marTop w:val="0"/>
      <w:marBottom w:val="0"/>
      <w:divBdr>
        <w:top w:val="none" w:sz="0" w:space="0" w:color="auto"/>
        <w:left w:val="none" w:sz="0" w:space="0" w:color="auto"/>
        <w:bottom w:val="none" w:sz="0" w:space="0" w:color="auto"/>
        <w:right w:val="none" w:sz="0" w:space="0" w:color="auto"/>
      </w:divBdr>
    </w:div>
    <w:div w:id="2069525549">
      <w:bodyDiv w:val="1"/>
      <w:marLeft w:val="0"/>
      <w:marRight w:val="0"/>
      <w:marTop w:val="0"/>
      <w:marBottom w:val="0"/>
      <w:divBdr>
        <w:top w:val="none" w:sz="0" w:space="0" w:color="auto"/>
        <w:left w:val="none" w:sz="0" w:space="0" w:color="auto"/>
        <w:bottom w:val="none" w:sz="0" w:space="0" w:color="auto"/>
        <w:right w:val="none" w:sz="0" w:space="0" w:color="auto"/>
      </w:divBdr>
    </w:div>
    <w:div w:id="2124497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microsoft.com/office/2011/relationships/commentsExtended" Target="commentsExtended.xml" Id="rId13" /><Relationship Type="http://schemas.openxmlformats.org/officeDocument/2006/relationships/hyperlink" Target="https://ourworldindata.org/" TargetMode="External" Id="rId18" /><Relationship Type="http://schemas.microsoft.com/office/2007/relationships/diagramDrawing" Target="diagrams/drawing1.xml" Id="rId26" /><Relationship Type="http://schemas.openxmlformats.org/officeDocument/2006/relationships/diagramColors" Target="diagrams/colors3.xml" Id="rId39" /><Relationship Type="http://schemas.openxmlformats.org/officeDocument/2006/relationships/hyperlink" Target="https://ourworldindata.org/sdg-tracker-update" TargetMode="External" Id="rId21" /><Relationship Type="http://schemas.openxmlformats.org/officeDocument/2006/relationships/footer" Target="footer1.xml" Id="rId42" /><Relationship Type="http://schemas.openxmlformats.org/officeDocument/2006/relationships/glossaryDocument" Target="glossary/document.xml" Id="rId47"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diagramQuickStyle" Target="diagrams/quickStyle2.xml" Id="rId29" /><Relationship Type="http://schemas.openxmlformats.org/officeDocument/2006/relationships/diagramQuickStyle" Target="diagrams/quickStyle1.xml" Id="rId24" /><Relationship Type="http://schemas.openxmlformats.org/officeDocument/2006/relationships/hyperlink" Target="https://www.youtube.com/watch?v=AwMFhyH7_5g" TargetMode="External" Id="rId32" /><Relationship Type="http://schemas.openxmlformats.org/officeDocument/2006/relationships/diagramLayout" Target="diagrams/layout3.xml" Id="rId37" /><Relationship Type="http://schemas.microsoft.com/office/2007/relationships/diagramDrawing" Target="diagrams/drawing3.xml" Id="rId40" /><Relationship Type="http://schemas.openxmlformats.org/officeDocument/2006/relationships/fontTable" Target="fontTable.xml" Id="rId45" /><Relationship Type="http://schemas.openxmlformats.org/officeDocument/2006/relationships/numbering" Target="numbering.xml" Id="rId5" /><Relationship Type="http://schemas.microsoft.com/office/2018/08/relationships/commentsExtensible" Target="commentsExtensible.xml" Id="rId15" /><Relationship Type="http://schemas.openxmlformats.org/officeDocument/2006/relationships/diagramLayout" Target="diagrams/layout1.xml" Id="rId23" /><Relationship Type="http://schemas.openxmlformats.org/officeDocument/2006/relationships/diagramLayout" Target="diagrams/layout2.xml" Id="rId28" /><Relationship Type="http://schemas.openxmlformats.org/officeDocument/2006/relationships/diagramData" Target="diagrams/data3.xml" Id="rId36" /><Relationship Type="http://schemas.microsoft.com/office/2019/05/relationships/documenttasks" Target="documenttasks/documenttasks1.xml" Id="rId49" /><Relationship Type="http://schemas.openxmlformats.org/officeDocument/2006/relationships/endnotes" Target="endnotes.xml" Id="rId10" /><Relationship Type="http://schemas.microsoft.com/office/2007/relationships/diagramDrawing" Target="diagrams/drawing2.xml" Id="rId31" /><Relationship Type="http://schemas.openxmlformats.org/officeDocument/2006/relationships/footer" Target="footer2.xml" Id="rId44" /><Relationship Type="http://schemas.openxmlformats.org/officeDocument/2006/relationships/customXml" Target="../customXml/item4.xml" Id="rId4" /><Relationship Type="http://schemas.openxmlformats.org/officeDocument/2006/relationships/footnotes" Target="footnotes.xml" Id="rId9" /><Relationship Type="http://schemas.microsoft.com/office/2016/09/relationships/commentsIds" Target="commentsIds.xml" Id="rId14" /><Relationship Type="http://schemas.openxmlformats.org/officeDocument/2006/relationships/diagramData" Target="diagrams/data1.xml" Id="rId22" /><Relationship Type="http://schemas.openxmlformats.org/officeDocument/2006/relationships/diagramData" Target="diagrams/data2.xml" Id="rId27" /><Relationship Type="http://schemas.openxmlformats.org/officeDocument/2006/relationships/diagramColors" Target="diagrams/colors2.xml" Id="rId30" /><Relationship Type="http://schemas.openxmlformats.org/officeDocument/2006/relationships/header" Target="header2.xml" Id="rId43" /><Relationship Type="http://schemas.openxmlformats.org/officeDocument/2006/relationships/theme" Target="theme/theme1.xml" Id="rId48"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comments" Target="comments.xml" Id="rId12" /><Relationship Type="http://schemas.openxmlformats.org/officeDocument/2006/relationships/hyperlink" Target="https://sdg-tracker.org/" TargetMode="External" Id="rId17" /><Relationship Type="http://schemas.openxmlformats.org/officeDocument/2006/relationships/diagramColors" Target="diagrams/colors1.xml" Id="rId25" /><Relationship Type="http://schemas.openxmlformats.org/officeDocument/2006/relationships/hyperlink" Target="https://edubuas.sharepoint.com/sites/DevTeamAAIDM/_layouts/15/Doc.aspx?OR=teams&amp;action=edit&amp;sourcedoc=%7b217F0ADE-5F00-4ADB-B45E-CF4F75175AE5%7d" TargetMode="External" Id="rId33" /><Relationship Type="http://schemas.openxmlformats.org/officeDocument/2006/relationships/diagramQuickStyle" Target="diagrams/quickStyle3.xml" Id="rId38" /><Relationship Type="http://schemas.microsoft.com/office/2011/relationships/people" Target="people.xml" Id="rId46" /><Relationship Type="http://schemas.openxmlformats.org/officeDocument/2006/relationships/hyperlink" Target="https://sdg-tracker.org/" TargetMode="External" Id="rId20" /><Relationship Type="http://schemas.openxmlformats.org/officeDocument/2006/relationships/header" Target="header1.xml" Id="rId41"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c.png" Id="Rfcd42b9e4bef40c4" /><Relationship Type="http://schemas.openxmlformats.org/officeDocument/2006/relationships/image" Target="/media/image6.jpg" Id="Rf5ff0fba98bc43e1" /><Relationship Type="http://schemas.openxmlformats.org/officeDocument/2006/relationships/image" Target="/media/imaged.png" Id="Rff326f5aa3ea4e96" /><Relationship Type="http://schemas.openxmlformats.org/officeDocument/2006/relationships/image" Target="/media/imagee.png" Id="Ra2062a79682049f3" /><Relationship Type="http://schemas.openxmlformats.org/officeDocument/2006/relationships/image" Target="/media/image7.jpg" Id="R261a02008f2043bf" /></Relationships>
</file>

<file path=word/_rels/footer1.xml.rels><?xml version="1.0" encoding="UTF-8" standalone="yes"?>
<Relationships xmlns="http://schemas.openxmlformats.org/package/2006/relationships"><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1" Type="http://schemas.openxmlformats.org/officeDocument/2006/relationships/image" Target="media/image11.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jpe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Data\Microsoft\OFFICE\Templates\Templates%20BUAS\Templates%20Reports\Domain%20Games.dotx" TargetMode="External"/></Relationships>
</file>

<file path=word/diagrams/_rels/data2.xml.rels><?xml version="1.0" encoding="UTF-8" standalone="yes"?>
<Relationships xmlns="http://schemas.openxmlformats.org/package/2006/relationships"><Relationship Id="rId1" Type="http://schemas.openxmlformats.org/officeDocument/2006/relationships/hyperlink" Target="https://sdg-tracker.org/" TargetMode="External"/></Relationships>
</file>

<file path=word/diagrams/_rels/data3.xml.rels><?xml version="1.0" encoding="UTF-8" standalone="yes"?>
<Relationships xmlns="http://schemas.openxmlformats.org/package/2006/relationships"><Relationship Id="rId1" Type="http://schemas.openxmlformats.org/officeDocument/2006/relationships/hyperlink" Target="https://sdg-tracker.org/" TargetMode="Externa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28F719-F440-45DD-B076-4CEC50B8FE0D}" type="doc">
      <dgm:prSet loTypeId="urn:microsoft.com/office/officeart/2005/8/layout/cycle5" loCatId="cycle" qsTypeId="urn:microsoft.com/office/officeart/2005/8/quickstyle/simple1" qsCatId="simple" csTypeId="urn:microsoft.com/office/officeart/2005/8/colors/accent0_2" csCatId="mainScheme" phldr="1"/>
      <dgm:spPr/>
      <dgm:t>
        <a:bodyPr/>
        <a:lstStyle/>
        <a:p>
          <a:endParaRPr lang="en-US"/>
        </a:p>
      </dgm:t>
    </dgm:pt>
    <dgm:pt modelId="{60CAB024-5B6B-4F71-A735-B6386254284C}">
      <dgm:prSet phldrT="[Text]"/>
      <dgm:spPr/>
      <dgm:t>
        <a:bodyPr/>
        <a:lstStyle/>
        <a:p>
          <a:pPr algn="ctr"/>
          <a:r>
            <a:rPr lang="en-US"/>
            <a:t>Define a data driven research question</a:t>
          </a:r>
        </a:p>
      </dgm:t>
    </dgm:pt>
    <dgm:pt modelId="{50395529-15A4-4892-A3AE-EEFF25BB8C46}" type="parTrans" cxnId="{BA84B0D8-232F-4CAF-B82F-E0D87463E379}">
      <dgm:prSet/>
      <dgm:spPr/>
      <dgm:t>
        <a:bodyPr/>
        <a:lstStyle/>
        <a:p>
          <a:pPr algn="ctr"/>
          <a:endParaRPr lang="en-US"/>
        </a:p>
      </dgm:t>
    </dgm:pt>
    <dgm:pt modelId="{2FB4E1C0-434D-40D1-9633-5CDD2D7EF838}" type="sibTrans" cxnId="{BA84B0D8-232F-4CAF-B82F-E0D87463E379}">
      <dgm:prSet/>
      <dgm:spPr/>
      <dgm:t>
        <a:bodyPr/>
        <a:lstStyle/>
        <a:p>
          <a:pPr algn="ctr"/>
          <a:endParaRPr lang="en-US"/>
        </a:p>
      </dgm:t>
    </dgm:pt>
    <dgm:pt modelId="{D1038507-AC02-4842-B984-C5F60F937749}">
      <dgm:prSet phldrT="[Text]"/>
      <dgm:spPr/>
      <dgm:t>
        <a:bodyPr/>
        <a:lstStyle/>
        <a:p>
          <a:pPr algn="ctr"/>
          <a:r>
            <a:rPr lang="en-US"/>
            <a:t>Gather the appropriate dataset</a:t>
          </a:r>
        </a:p>
      </dgm:t>
    </dgm:pt>
    <dgm:pt modelId="{B589C4FD-3FE2-4B84-A7F2-17E87E041A43}" type="parTrans" cxnId="{7FFFB517-04E0-4F70-A18F-6663A9E2AF15}">
      <dgm:prSet/>
      <dgm:spPr/>
      <dgm:t>
        <a:bodyPr/>
        <a:lstStyle/>
        <a:p>
          <a:pPr algn="ctr"/>
          <a:endParaRPr lang="en-US"/>
        </a:p>
      </dgm:t>
    </dgm:pt>
    <dgm:pt modelId="{F13823BA-C535-4283-BC78-6CA00DE67E11}" type="sibTrans" cxnId="{7FFFB517-04E0-4F70-A18F-6663A9E2AF15}">
      <dgm:prSet/>
      <dgm:spPr/>
      <dgm:t>
        <a:bodyPr/>
        <a:lstStyle/>
        <a:p>
          <a:pPr algn="ctr"/>
          <a:endParaRPr lang="en-US"/>
        </a:p>
      </dgm:t>
    </dgm:pt>
    <dgm:pt modelId="{A2AF8BE4-6CD2-4011-A5DC-F1D26D91F356}">
      <dgm:prSet phldrT="[Text]"/>
      <dgm:spPr/>
      <dgm:t>
        <a:bodyPr/>
        <a:lstStyle/>
        <a:p>
          <a:pPr algn="ctr"/>
          <a:r>
            <a:rPr lang="en-US"/>
            <a:t>Explore your dataset</a:t>
          </a:r>
        </a:p>
      </dgm:t>
    </dgm:pt>
    <dgm:pt modelId="{36878DDB-0DE2-4026-8E28-77A9AB0FF832}" type="parTrans" cxnId="{16F5AB2C-3331-4856-86BD-9E17CCE22CA7}">
      <dgm:prSet/>
      <dgm:spPr/>
      <dgm:t>
        <a:bodyPr/>
        <a:lstStyle/>
        <a:p>
          <a:pPr algn="ctr"/>
          <a:endParaRPr lang="en-US"/>
        </a:p>
      </dgm:t>
    </dgm:pt>
    <dgm:pt modelId="{044CC5D9-3431-4AB5-A558-F1E47DB1D274}" type="sibTrans" cxnId="{16F5AB2C-3331-4856-86BD-9E17CCE22CA7}">
      <dgm:prSet/>
      <dgm:spPr/>
      <dgm:t>
        <a:bodyPr/>
        <a:lstStyle/>
        <a:p>
          <a:pPr algn="ctr"/>
          <a:endParaRPr lang="en-US"/>
        </a:p>
      </dgm:t>
    </dgm:pt>
    <dgm:pt modelId="{A2530F2F-8DA0-401A-A52A-69D6C64D2BA0}">
      <dgm:prSet phldrT="[Text]"/>
      <dgm:spPr/>
      <dgm:t>
        <a:bodyPr/>
        <a:lstStyle/>
        <a:p>
          <a:pPr algn="ctr"/>
          <a:r>
            <a:rPr lang="en-US"/>
            <a:t>Analyse your data and present your findings using visuals</a:t>
          </a:r>
        </a:p>
      </dgm:t>
    </dgm:pt>
    <dgm:pt modelId="{2EFCD250-A215-499C-B54A-59C257395790}" type="parTrans" cxnId="{DD8F5823-E24E-4DA0-B398-488E75DF545B}">
      <dgm:prSet/>
      <dgm:spPr/>
      <dgm:t>
        <a:bodyPr/>
        <a:lstStyle/>
        <a:p>
          <a:pPr algn="ctr"/>
          <a:endParaRPr lang="en-US"/>
        </a:p>
      </dgm:t>
    </dgm:pt>
    <dgm:pt modelId="{18588DBB-BBFB-4EAB-859B-5965D623A47E}" type="sibTrans" cxnId="{DD8F5823-E24E-4DA0-B398-488E75DF545B}">
      <dgm:prSet/>
      <dgm:spPr/>
      <dgm:t>
        <a:bodyPr/>
        <a:lstStyle/>
        <a:p>
          <a:pPr algn="ctr"/>
          <a:endParaRPr lang="en-US"/>
        </a:p>
      </dgm:t>
    </dgm:pt>
    <dgm:pt modelId="{6BCBB761-661B-4A00-ADB4-6E8A7817C2F0}">
      <dgm:prSet phldrT="[Text]"/>
      <dgm:spPr/>
      <dgm:t>
        <a:bodyPr/>
        <a:lstStyle/>
        <a:p>
          <a:pPr algn="ctr"/>
          <a:r>
            <a:rPr lang="en-US"/>
            <a:t>Provide a solution to your research question with supporting arguments based on your analysis</a:t>
          </a:r>
        </a:p>
      </dgm:t>
    </dgm:pt>
    <dgm:pt modelId="{7B5F77BF-78BB-48F4-BCF4-C5F7024E78B6}" type="parTrans" cxnId="{89F26D04-DDC9-4BF1-9BB4-C4FD2DFDAE76}">
      <dgm:prSet/>
      <dgm:spPr/>
      <dgm:t>
        <a:bodyPr/>
        <a:lstStyle/>
        <a:p>
          <a:pPr algn="ctr"/>
          <a:endParaRPr lang="en-US"/>
        </a:p>
      </dgm:t>
    </dgm:pt>
    <dgm:pt modelId="{400E413B-106D-47D5-9F74-2772042C50FC}" type="sibTrans" cxnId="{89F26D04-DDC9-4BF1-9BB4-C4FD2DFDAE76}">
      <dgm:prSet/>
      <dgm:spPr/>
      <dgm:t>
        <a:bodyPr/>
        <a:lstStyle/>
        <a:p>
          <a:pPr algn="ctr"/>
          <a:endParaRPr lang="en-US"/>
        </a:p>
      </dgm:t>
    </dgm:pt>
    <dgm:pt modelId="{D0443092-22AA-4EAA-BBFD-460758342BAB}" type="pres">
      <dgm:prSet presAssocID="{F628F719-F440-45DD-B076-4CEC50B8FE0D}" presName="cycle" presStyleCnt="0">
        <dgm:presLayoutVars>
          <dgm:dir/>
          <dgm:resizeHandles val="exact"/>
        </dgm:presLayoutVars>
      </dgm:prSet>
      <dgm:spPr/>
    </dgm:pt>
    <dgm:pt modelId="{A0D625E5-5DAD-4FDE-BF86-43F27274EA1F}" type="pres">
      <dgm:prSet presAssocID="{60CAB024-5B6B-4F71-A735-B6386254284C}" presName="node" presStyleLbl="node1" presStyleIdx="0" presStyleCnt="5">
        <dgm:presLayoutVars>
          <dgm:bulletEnabled val="1"/>
        </dgm:presLayoutVars>
      </dgm:prSet>
      <dgm:spPr/>
    </dgm:pt>
    <dgm:pt modelId="{CBDD4483-7695-4044-922B-CE4725C2A7AA}" type="pres">
      <dgm:prSet presAssocID="{60CAB024-5B6B-4F71-A735-B6386254284C}" presName="spNode" presStyleCnt="0"/>
      <dgm:spPr/>
    </dgm:pt>
    <dgm:pt modelId="{C0132E0D-190E-459E-B1EB-D5DE4956AD0E}" type="pres">
      <dgm:prSet presAssocID="{2FB4E1C0-434D-40D1-9633-5CDD2D7EF838}" presName="sibTrans" presStyleLbl="sibTrans1D1" presStyleIdx="0" presStyleCnt="5"/>
      <dgm:spPr/>
    </dgm:pt>
    <dgm:pt modelId="{2EF26FE9-087E-4294-8BD8-0CD729E65945}" type="pres">
      <dgm:prSet presAssocID="{D1038507-AC02-4842-B984-C5F60F937749}" presName="node" presStyleLbl="node1" presStyleIdx="1" presStyleCnt="5">
        <dgm:presLayoutVars>
          <dgm:bulletEnabled val="1"/>
        </dgm:presLayoutVars>
      </dgm:prSet>
      <dgm:spPr/>
    </dgm:pt>
    <dgm:pt modelId="{CC20C3A5-6244-49FB-8E49-F64E6D9906BB}" type="pres">
      <dgm:prSet presAssocID="{D1038507-AC02-4842-B984-C5F60F937749}" presName="spNode" presStyleCnt="0"/>
      <dgm:spPr/>
    </dgm:pt>
    <dgm:pt modelId="{4071CD82-CD1D-4500-8A31-3334080B0CFF}" type="pres">
      <dgm:prSet presAssocID="{F13823BA-C535-4283-BC78-6CA00DE67E11}" presName="sibTrans" presStyleLbl="sibTrans1D1" presStyleIdx="1" presStyleCnt="5"/>
      <dgm:spPr/>
    </dgm:pt>
    <dgm:pt modelId="{2BE3C712-7636-4973-B372-D75D6E34CFE1}" type="pres">
      <dgm:prSet presAssocID="{A2AF8BE4-6CD2-4011-A5DC-F1D26D91F356}" presName="node" presStyleLbl="node1" presStyleIdx="2" presStyleCnt="5">
        <dgm:presLayoutVars>
          <dgm:bulletEnabled val="1"/>
        </dgm:presLayoutVars>
      </dgm:prSet>
      <dgm:spPr/>
    </dgm:pt>
    <dgm:pt modelId="{0789C520-EFF6-4E36-9F1C-81D52773FCB7}" type="pres">
      <dgm:prSet presAssocID="{A2AF8BE4-6CD2-4011-A5DC-F1D26D91F356}" presName="spNode" presStyleCnt="0"/>
      <dgm:spPr/>
    </dgm:pt>
    <dgm:pt modelId="{0F46662F-B546-4F3E-8162-8C2F21301997}" type="pres">
      <dgm:prSet presAssocID="{044CC5D9-3431-4AB5-A558-F1E47DB1D274}" presName="sibTrans" presStyleLbl="sibTrans1D1" presStyleIdx="2" presStyleCnt="5"/>
      <dgm:spPr/>
    </dgm:pt>
    <dgm:pt modelId="{85862043-ABE9-41CC-9969-276715F812AC}" type="pres">
      <dgm:prSet presAssocID="{A2530F2F-8DA0-401A-A52A-69D6C64D2BA0}" presName="node" presStyleLbl="node1" presStyleIdx="3" presStyleCnt="5">
        <dgm:presLayoutVars>
          <dgm:bulletEnabled val="1"/>
        </dgm:presLayoutVars>
      </dgm:prSet>
      <dgm:spPr/>
    </dgm:pt>
    <dgm:pt modelId="{E3AD8AA8-BEFE-4408-AD61-2A55D4E3508F}" type="pres">
      <dgm:prSet presAssocID="{A2530F2F-8DA0-401A-A52A-69D6C64D2BA0}" presName="spNode" presStyleCnt="0"/>
      <dgm:spPr/>
    </dgm:pt>
    <dgm:pt modelId="{451E521E-6FF9-42CA-B847-2F603C60DF83}" type="pres">
      <dgm:prSet presAssocID="{18588DBB-BBFB-4EAB-859B-5965D623A47E}" presName="sibTrans" presStyleLbl="sibTrans1D1" presStyleIdx="3" presStyleCnt="5"/>
      <dgm:spPr/>
    </dgm:pt>
    <dgm:pt modelId="{AA524FCB-32BC-44AA-9148-1170FA9609AB}" type="pres">
      <dgm:prSet presAssocID="{6BCBB761-661B-4A00-ADB4-6E8A7817C2F0}" presName="node" presStyleLbl="node1" presStyleIdx="4" presStyleCnt="5">
        <dgm:presLayoutVars>
          <dgm:bulletEnabled val="1"/>
        </dgm:presLayoutVars>
      </dgm:prSet>
      <dgm:spPr/>
    </dgm:pt>
    <dgm:pt modelId="{E3353BDC-070C-4395-8797-5B11D0800D6E}" type="pres">
      <dgm:prSet presAssocID="{6BCBB761-661B-4A00-ADB4-6E8A7817C2F0}" presName="spNode" presStyleCnt="0"/>
      <dgm:spPr/>
    </dgm:pt>
    <dgm:pt modelId="{92351E03-B293-425D-8DFB-059A98E1372F}" type="pres">
      <dgm:prSet presAssocID="{400E413B-106D-47D5-9F74-2772042C50FC}" presName="sibTrans" presStyleLbl="sibTrans1D1" presStyleIdx="4" presStyleCnt="5"/>
      <dgm:spPr/>
    </dgm:pt>
  </dgm:ptLst>
  <dgm:cxnLst>
    <dgm:cxn modelId="{89F26D04-DDC9-4BF1-9BB4-C4FD2DFDAE76}" srcId="{F628F719-F440-45DD-B076-4CEC50B8FE0D}" destId="{6BCBB761-661B-4A00-ADB4-6E8A7817C2F0}" srcOrd="4" destOrd="0" parTransId="{7B5F77BF-78BB-48F4-BCF4-C5F7024E78B6}" sibTransId="{400E413B-106D-47D5-9F74-2772042C50FC}"/>
    <dgm:cxn modelId="{AE17C506-7D07-4D79-8B0F-47FC3205C3C7}" type="presOf" srcId="{60CAB024-5B6B-4F71-A735-B6386254284C}" destId="{A0D625E5-5DAD-4FDE-BF86-43F27274EA1F}" srcOrd="0" destOrd="0" presId="urn:microsoft.com/office/officeart/2005/8/layout/cycle5"/>
    <dgm:cxn modelId="{1C5BBC09-BFC3-4175-8055-93B26CCDEEB7}" type="presOf" srcId="{18588DBB-BBFB-4EAB-859B-5965D623A47E}" destId="{451E521E-6FF9-42CA-B847-2F603C60DF83}" srcOrd="0" destOrd="0" presId="urn:microsoft.com/office/officeart/2005/8/layout/cycle5"/>
    <dgm:cxn modelId="{FBD5D409-7869-46D5-9329-13BB72ED8E73}" type="presOf" srcId="{A2AF8BE4-6CD2-4011-A5DC-F1D26D91F356}" destId="{2BE3C712-7636-4973-B372-D75D6E34CFE1}" srcOrd="0" destOrd="0" presId="urn:microsoft.com/office/officeart/2005/8/layout/cycle5"/>
    <dgm:cxn modelId="{6FEA8F15-DFF0-48B7-B1FD-E56BB3C74515}" type="presOf" srcId="{6BCBB761-661B-4A00-ADB4-6E8A7817C2F0}" destId="{AA524FCB-32BC-44AA-9148-1170FA9609AB}" srcOrd="0" destOrd="0" presId="urn:microsoft.com/office/officeart/2005/8/layout/cycle5"/>
    <dgm:cxn modelId="{8235E716-9AAC-4C41-A77B-2C7F4F6573E0}" type="presOf" srcId="{044CC5D9-3431-4AB5-A558-F1E47DB1D274}" destId="{0F46662F-B546-4F3E-8162-8C2F21301997}" srcOrd="0" destOrd="0" presId="urn:microsoft.com/office/officeart/2005/8/layout/cycle5"/>
    <dgm:cxn modelId="{7FFFB517-04E0-4F70-A18F-6663A9E2AF15}" srcId="{F628F719-F440-45DD-B076-4CEC50B8FE0D}" destId="{D1038507-AC02-4842-B984-C5F60F937749}" srcOrd="1" destOrd="0" parTransId="{B589C4FD-3FE2-4B84-A7F2-17E87E041A43}" sibTransId="{F13823BA-C535-4283-BC78-6CA00DE67E11}"/>
    <dgm:cxn modelId="{F91A9422-8E2A-46B7-93AB-B682B7FF3822}" type="presOf" srcId="{F13823BA-C535-4283-BC78-6CA00DE67E11}" destId="{4071CD82-CD1D-4500-8A31-3334080B0CFF}" srcOrd="0" destOrd="0" presId="urn:microsoft.com/office/officeart/2005/8/layout/cycle5"/>
    <dgm:cxn modelId="{DD8F5823-E24E-4DA0-B398-488E75DF545B}" srcId="{F628F719-F440-45DD-B076-4CEC50B8FE0D}" destId="{A2530F2F-8DA0-401A-A52A-69D6C64D2BA0}" srcOrd="3" destOrd="0" parTransId="{2EFCD250-A215-499C-B54A-59C257395790}" sibTransId="{18588DBB-BBFB-4EAB-859B-5965D623A47E}"/>
    <dgm:cxn modelId="{C33DBC27-34F0-4939-80A2-2708E82CADF0}" type="presOf" srcId="{400E413B-106D-47D5-9F74-2772042C50FC}" destId="{92351E03-B293-425D-8DFB-059A98E1372F}" srcOrd="0" destOrd="0" presId="urn:microsoft.com/office/officeart/2005/8/layout/cycle5"/>
    <dgm:cxn modelId="{16F5AB2C-3331-4856-86BD-9E17CCE22CA7}" srcId="{F628F719-F440-45DD-B076-4CEC50B8FE0D}" destId="{A2AF8BE4-6CD2-4011-A5DC-F1D26D91F356}" srcOrd="2" destOrd="0" parTransId="{36878DDB-0DE2-4026-8E28-77A9AB0FF832}" sibTransId="{044CC5D9-3431-4AB5-A558-F1E47DB1D274}"/>
    <dgm:cxn modelId="{7814807C-D5DC-425A-813E-3294B4129E99}" type="presOf" srcId="{A2530F2F-8DA0-401A-A52A-69D6C64D2BA0}" destId="{85862043-ABE9-41CC-9969-276715F812AC}" srcOrd="0" destOrd="0" presId="urn:microsoft.com/office/officeart/2005/8/layout/cycle5"/>
    <dgm:cxn modelId="{33FD28A9-BDD9-4107-AFC0-CDA4A5F1A507}" type="presOf" srcId="{D1038507-AC02-4842-B984-C5F60F937749}" destId="{2EF26FE9-087E-4294-8BD8-0CD729E65945}" srcOrd="0" destOrd="0" presId="urn:microsoft.com/office/officeart/2005/8/layout/cycle5"/>
    <dgm:cxn modelId="{58D126D8-EB00-421E-951E-7A8F0E28315C}" type="presOf" srcId="{F628F719-F440-45DD-B076-4CEC50B8FE0D}" destId="{D0443092-22AA-4EAA-BBFD-460758342BAB}" srcOrd="0" destOrd="0" presId="urn:microsoft.com/office/officeart/2005/8/layout/cycle5"/>
    <dgm:cxn modelId="{BA84B0D8-232F-4CAF-B82F-E0D87463E379}" srcId="{F628F719-F440-45DD-B076-4CEC50B8FE0D}" destId="{60CAB024-5B6B-4F71-A735-B6386254284C}" srcOrd="0" destOrd="0" parTransId="{50395529-15A4-4892-A3AE-EEFF25BB8C46}" sibTransId="{2FB4E1C0-434D-40D1-9633-5CDD2D7EF838}"/>
    <dgm:cxn modelId="{248C2BFB-97E1-4D74-8D89-7BA368D643E2}" type="presOf" srcId="{2FB4E1C0-434D-40D1-9633-5CDD2D7EF838}" destId="{C0132E0D-190E-459E-B1EB-D5DE4956AD0E}" srcOrd="0" destOrd="0" presId="urn:microsoft.com/office/officeart/2005/8/layout/cycle5"/>
    <dgm:cxn modelId="{A4B02199-1350-4BA0-A516-529DBBCD2516}" type="presParOf" srcId="{D0443092-22AA-4EAA-BBFD-460758342BAB}" destId="{A0D625E5-5DAD-4FDE-BF86-43F27274EA1F}" srcOrd="0" destOrd="0" presId="urn:microsoft.com/office/officeart/2005/8/layout/cycle5"/>
    <dgm:cxn modelId="{D8CAB4FB-2706-48AD-93D6-44333C7B4116}" type="presParOf" srcId="{D0443092-22AA-4EAA-BBFD-460758342BAB}" destId="{CBDD4483-7695-4044-922B-CE4725C2A7AA}" srcOrd="1" destOrd="0" presId="urn:microsoft.com/office/officeart/2005/8/layout/cycle5"/>
    <dgm:cxn modelId="{2894DEC8-0460-4F01-9EB4-6031F975540F}" type="presParOf" srcId="{D0443092-22AA-4EAA-BBFD-460758342BAB}" destId="{C0132E0D-190E-459E-B1EB-D5DE4956AD0E}" srcOrd="2" destOrd="0" presId="urn:microsoft.com/office/officeart/2005/8/layout/cycle5"/>
    <dgm:cxn modelId="{16A3963C-BD61-4C6A-A0C9-6FBC9EBBEB61}" type="presParOf" srcId="{D0443092-22AA-4EAA-BBFD-460758342BAB}" destId="{2EF26FE9-087E-4294-8BD8-0CD729E65945}" srcOrd="3" destOrd="0" presId="urn:microsoft.com/office/officeart/2005/8/layout/cycle5"/>
    <dgm:cxn modelId="{C7C1B269-55C3-4F98-8321-F0D89F095BE3}" type="presParOf" srcId="{D0443092-22AA-4EAA-BBFD-460758342BAB}" destId="{CC20C3A5-6244-49FB-8E49-F64E6D9906BB}" srcOrd="4" destOrd="0" presId="urn:microsoft.com/office/officeart/2005/8/layout/cycle5"/>
    <dgm:cxn modelId="{02E70BFB-742C-48DA-98B7-9BB48ECAB632}" type="presParOf" srcId="{D0443092-22AA-4EAA-BBFD-460758342BAB}" destId="{4071CD82-CD1D-4500-8A31-3334080B0CFF}" srcOrd="5" destOrd="0" presId="urn:microsoft.com/office/officeart/2005/8/layout/cycle5"/>
    <dgm:cxn modelId="{E2232A44-A408-40FF-8A91-D5C662B4A1BB}" type="presParOf" srcId="{D0443092-22AA-4EAA-BBFD-460758342BAB}" destId="{2BE3C712-7636-4973-B372-D75D6E34CFE1}" srcOrd="6" destOrd="0" presId="urn:microsoft.com/office/officeart/2005/8/layout/cycle5"/>
    <dgm:cxn modelId="{5723987C-E9D4-4C63-B050-D03F08A3E487}" type="presParOf" srcId="{D0443092-22AA-4EAA-BBFD-460758342BAB}" destId="{0789C520-EFF6-4E36-9F1C-81D52773FCB7}" srcOrd="7" destOrd="0" presId="urn:microsoft.com/office/officeart/2005/8/layout/cycle5"/>
    <dgm:cxn modelId="{88EAB51A-0B30-46E3-BEC9-FC6CD056240E}" type="presParOf" srcId="{D0443092-22AA-4EAA-BBFD-460758342BAB}" destId="{0F46662F-B546-4F3E-8162-8C2F21301997}" srcOrd="8" destOrd="0" presId="urn:microsoft.com/office/officeart/2005/8/layout/cycle5"/>
    <dgm:cxn modelId="{30466A2C-4744-4401-B529-B53D89BEFC7F}" type="presParOf" srcId="{D0443092-22AA-4EAA-BBFD-460758342BAB}" destId="{85862043-ABE9-41CC-9969-276715F812AC}" srcOrd="9" destOrd="0" presId="urn:microsoft.com/office/officeart/2005/8/layout/cycle5"/>
    <dgm:cxn modelId="{39A88119-B16A-4591-98F0-0C374AAF25CB}" type="presParOf" srcId="{D0443092-22AA-4EAA-BBFD-460758342BAB}" destId="{E3AD8AA8-BEFE-4408-AD61-2A55D4E3508F}" srcOrd="10" destOrd="0" presId="urn:microsoft.com/office/officeart/2005/8/layout/cycle5"/>
    <dgm:cxn modelId="{5CCAA5C3-29F8-4D80-BE00-6F839FABEA7D}" type="presParOf" srcId="{D0443092-22AA-4EAA-BBFD-460758342BAB}" destId="{451E521E-6FF9-42CA-B847-2F603C60DF83}" srcOrd="11" destOrd="0" presId="urn:microsoft.com/office/officeart/2005/8/layout/cycle5"/>
    <dgm:cxn modelId="{D88F3632-5795-41BD-8198-F33628533AFC}" type="presParOf" srcId="{D0443092-22AA-4EAA-BBFD-460758342BAB}" destId="{AA524FCB-32BC-44AA-9148-1170FA9609AB}" srcOrd="12" destOrd="0" presId="urn:microsoft.com/office/officeart/2005/8/layout/cycle5"/>
    <dgm:cxn modelId="{3EB03281-D1D9-4261-BB56-F4BF10DBA68F}" type="presParOf" srcId="{D0443092-22AA-4EAA-BBFD-460758342BAB}" destId="{E3353BDC-070C-4395-8797-5B11D0800D6E}" srcOrd="13" destOrd="0" presId="urn:microsoft.com/office/officeart/2005/8/layout/cycle5"/>
    <dgm:cxn modelId="{C1A03A63-B4B8-4F45-A816-47B1925FCC30}" type="presParOf" srcId="{D0443092-22AA-4EAA-BBFD-460758342BAB}" destId="{92351E03-B293-425D-8DFB-059A98E1372F}" srcOrd="14" destOrd="0" presId="urn:microsoft.com/office/officeart/2005/8/layout/cycle5"/>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F3856CF-31A2-41BC-BB68-23FFEDF897E5}" type="doc">
      <dgm:prSet loTypeId="urn:microsoft.com/office/officeart/2009/3/layout/IncreasingArrowsProcess" loCatId="process" qsTypeId="urn:microsoft.com/office/officeart/2005/8/quickstyle/simple3" qsCatId="simple" csTypeId="urn:microsoft.com/office/officeart/2005/8/colors/colorful3" csCatId="colorful" phldr="1"/>
      <dgm:spPr/>
      <dgm:t>
        <a:bodyPr/>
        <a:lstStyle/>
        <a:p>
          <a:endParaRPr lang="en-US"/>
        </a:p>
      </dgm:t>
    </dgm:pt>
    <dgm:pt modelId="{940EC066-78D3-4312-80DF-D66C3D3FF0F6}">
      <dgm:prSet phldrT="[Text]"/>
      <dgm:spPr>
        <a:solidFill>
          <a:srgbClr val="CD7F32"/>
        </a:solidFill>
      </dgm:spPr>
      <dgm:t>
        <a:bodyPr/>
        <a:lstStyle/>
        <a:p>
          <a:r>
            <a:rPr lang="en-US"/>
            <a:t>Bronze: Diligent Data Analyst</a:t>
          </a:r>
        </a:p>
      </dgm:t>
    </dgm:pt>
    <dgm:pt modelId="{0DC18449-1521-4A01-8B9C-154F8ADA4BFD}" type="parTrans" cxnId="{00317238-51E2-4A66-A559-B3A779D2B922}">
      <dgm:prSet/>
      <dgm:spPr/>
      <dgm:t>
        <a:bodyPr/>
        <a:lstStyle/>
        <a:p>
          <a:endParaRPr lang="en-US"/>
        </a:p>
      </dgm:t>
    </dgm:pt>
    <dgm:pt modelId="{C3BB8B76-20BF-4885-976C-12BEB87124CF}" type="sibTrans" cxnId="{00317238-51E2-4A66-A559-B3A779D2B922}">
      <dgm:prSet/>
      <dgm:spPr/>
      <dgm:t>
        <a:bodyPr/>
        <a:lstStyle/>
        <a:p>
          <a:endParaRPr lang="en-US"/>
        </a:p>
      </dgm:t>
    </dgm:pt>
    <dgm:pt modelId="{FB671412-3911-4B28-A168-59905D98DA3D}">
      <dgm:prSet phldrT="[Text]"/>
      <dgm:spPr/>
      <dgm:t>
        <a:bodyPr/>
        <a:lstStyle/>
        <a:p>
          <a:r>
            <a:rPr lang="en-US"/>
            <a:t>Pick a country of your choice and create a thorough report of it's performance on one or more SDGs.</a:t>
          </a:r>
        </a:p>
      </dgm:t>
    </dgm:pt>
    <dgm:pt modelId="{CBD11560-88B1-4205-A221-F1FF255051CD}" type="parTrans" cxnId="{76B28523-F4E6-4662-9A06-E9C99F5FF75E}">
      <dgm:prSet/>
      <dgm:spPr/>
      <dgm:t>
        <a:bodyPr/>
        <a:lstStyle/>
        <a:p>
          <a:endParaRPr lang="en-US"/>
        </a:p>
      </dgm:t>
    </dgm:pt>
    <dgm:pt modelId="{720BB022-B8B6-4121-A50D-031BF1F44733}" type="sibTrans" cxnId="{76B28523-F4E6-4662-9A06-E9C99F5FF75E}">
      <dgm:prSet/>
      <dgm:spPr/>
      <dgm:t>
        <a:bodyPr/>
        <a:lstStyle/>
        <a:p>
          <a:endParaRPr lang="en-US"/>
        </a:p>
      </dgm:t>
    </dgm:pt>
    <dgm:pt modelId="{4387AFC4-B83C-4A5B-B4F7-D7237DBED9E9}">
      <dgm:prSet phldrT="[Text]"/>
      <dgm:spPr>
        <a:solidFill>
          <a:srgbClr val="C0C0C0"/>
        </a:solidFill>
      </dgm:spPr>
      <dgm:t>
        <a:bodyPr/>
        <a:lstStyle/>
        <a:p>
          <a:r>
            <a:rPr lang="en-US"/>
            <a:t>Silver: Graphical Genius</a:t>
          </a:r>
        </a:p>
      </dgm:t>
    </dgm:pt>
    <dgm:pt modelId="{93875A81-DF32-4111-BC47-819FC9658667}" type="parTrans" cxnId="{A867BCE4-7294-47BE-BED5-58EB723D7EF9}">
      <dgm:prSet/>
      <dgm:spPr/>
      <dgm:t>
        <a:bodyPr/>
        <a:lstStyle/>
        <a:p>
          <a:endParaRPr lang="en-US"/>
        </a:p>
      </dgm:t>
    </dgm:pt>
    <dgm:pt modelId="{F67365E0-E98F-4725-AFD0-A5659FC390FA}" type="sibTrans" cxnId="{A867BCE4-7294-47BE-BED5-58EB723D7EF9}">
      <dgm:prSet/>
      <dgm:spPr/>
      <dgm:t>
        <a:bodyPr/>
        <a:lstStyle/>
        <a:p>
          <a:endParaRPr lang="en-US"/>
        </a:p>
      </dgm:t>
    </dgm:pt>
    <dgm:pt modelId="{45B4A5A2-F3A8-438C-BAA5-EAEB76AB850A}">
      <dgm:prSet phldrT="[Text]"/>
      <dgm:spPr/>
      <dgm:t>
        <a:bodyPr/>
        <a:lstStyle/>
        <a:p>
          <a:r>
            <a:rPr lang="en-US"/>
            <a:t>Recreate  using R, the visuals found in </a:t>
          </a:r>
          <a:r>
            <a:rPr lang="en-US" i="1"/>
            <a:t>Our World in Data </a:t>
          </a:r>
        </a:p>
      </dgm:t>
      <dgm:extLst>
        <a:ext uri="{E40237B7-FDA0-4F09-8148-C483321AD2D9}">
          <dgm14:cNvPr xmlns:dgm14="http://schemas.microsoft.com/office/drawing/2010/diagram" id="0" name="">
            <a:hlinkClick xmlns:r="http://schemas.openxmlformats.org/officeDocument/2006/relationships" r:id="rId1"/>
          </dgm14:cNvPr>
        </a:ext>
      </dgm:extLst>
    </dgm:pt>
    <dgm:pt modelId="{7BDE5D38-7294-47F4-B49E-BDD1DC90E5AE}" type="parTrans" cxnId="{40AAA627-F6AC-41BE-B2F4-726F976D20E8}">
      <dgm:prSet/>
      <dgm:spPr/>
      <dgm:t>
        <a:bodyPr/>
        <a:lstStyle/>
        <a:p>
          <a:endParaRPr lang="en-US"/>
        </a:p>
      </dgm:t>
    </dgm:pt>
    <dgm:pt modelId="{A0EFD326-4F10-42AC-B14F-94912272B5DD}" type="sibTrans" cxnId="{40AAA627-F6AC-41BE-B2F4-726F976D20E8}">
      <dgm:prSet/>
      <dgm:spPr/>
      <dgm:t>
        <a:bodyPr/>
        <a:lstStyle/>
        <a:p>
          <a:endParaRPr lang="en-US"/>
        </a:p>
      </dgm:t>
    </dgm:pt>
    <dgm:pt modelId="{41C8FBE0-7DB0-4938-AE55-E7BF10C17050}">
      <dgm:prSet phldrT="[Text]"/>
      <dgm:spPr>
        <a:solidFill>
          <a:srgbClr val="FFD700"/>
        </a:solidFill>
      </dgm:spPr>
      <dgm:t>
        <a:bodyPr/>
        <a:lstStyle/>
        <a:p>
          <a:r>
            <a:rPr lang="en-US"/>
            <a:t>Gold: Evidence-based Policy Expert</a:t>
          </a:r>
        </a:p>
      </dgm:t>
    </dgm:pt>
    <dgm:pt modelId="{BCEDD57C-16EE-42B4-BA16-2E7176C56ABE}" type="parTrans" cxnId="{0DAA83E0-8CA6-47B5-983D-03007D613B27}">
      <dgm:prSet/>
      <dgm:spPr/>
      <dgm:t>
        <a:bodyPr/>
        <a:lstStyle/>
        <a:p>
          <a:endParaRPr lang="en-US"/>
        </a:p>
      </dgm:t>
    </dgm:pt>
    <dgm:pt modelId="{AE0F5AF5-AA11-47B2-A309-1FD4E4795D43}" type="sibTrans" cxnId="{0DAA83E0-8CA6-47B5-983D-03007D613B27}">
      <dgm:prSet/>
      <dgm:spPr/>
      <dgm:t>
        <a:bodyPr/>
        <a:lstStyle/>
        <a:p>
          <a:endParaRPr lang="en-US"/>
        </a:p>
      </dgm:t>
    </dgm:pt>
    <dgm:pt modelId="{6F72586D-4F9D-4D6D-BE63-3F4C8907E0DB}">
      <dgm:prSet phldrT="[Text]"/>
      <dgm:spPr/>
      <dgm:t>
        <a:bodyPr/>
        <a:lstStyle/>
        <a:p>
          <a:r>
            <a:rPr lang="en-US"/>
            <a:t>Pick a SDG, investigate and identify variables strongly linked to the SDG, propose steps the world needs to take to reach the target.</a:t>
          </a:r>
        </a:p>
      </dgm:t>
    </dgm:pt>
    <dgm:pt modelId="{30A82037-C1A5-442C-973F-DE5F811C1B33}" type="parTrans" cxnId="{06642426-2C92-4BF7-853D-752C302CBC1A}">
      <dgm:prSet/>
      <dgm:spPr/>
      <dgm:t>
        <a:bodyPr/>
        <a:lstStyle/>
        <a:p>
          <a:endParaRPr lang="en-US"/>
        </a:p>
      </dgm:t>
    </dgm:pt>
    <dgm:pt modelId="{425DFAE9-9373-4E3E-9AD8-02CB7E2058DC}" type="sibTrans" cxnId="{06642426-2C92-4BF7-853D-752C302CBC1A}">
      <dgm:prSet/>
      <dgm:spPr/>
      <dgm:t>
        <a:bodyPr/>
        <a:lstStyle/>
        <a:p>
          <a:endParaRPr lang="en-US"/>
        </a:p>
      </dgm:t>
    </dgm:pt>
    <dgm:pt modelId="{9BA62475-257D-481C-B764-D06751BBE088}" type="pres">
      <dgm:prSet presAssocID="{3F3856CF-31A2-41BC-BB68-23FFEDF897E5}" presName="Name0" presStyleCnt="0">
        <dgm:presLayoutVars>
          <dgm:chMax val="5"/>
          <dgm:chPref val="5"/>
          <dgm:dir/>
          <dgm:animLvl val="lvl"/>
        </dgm:presLayoutVars>
      </dgm:prSet>
      <dgm:spPr/>
    </dgm:pt>
    <dgm:pt modelId="{6CC6B17B-F71D-472F-BC2E-1D07FA9678DA}" type="pres">
      <dgm:prSet presAssocID="{940EC066-78D3-4312-80DF-D66C3D3FF0F6}" presName="parentText1" presStyleLbl="node1" presStyleIdx="0" presStyleCnt="3">
        <dgm:presLayoutVars>
          <dgm:chMax/>
          <dgm:chPref val="3"/>
          <dgm:bulletEnabled val="1"/>
        </dgm:presLayoutVars>
      </dgm:prSet>
      <dgm:spPr/>
    </dgm:pt>
    <dgm:pt modelId="{D06CDD50-56DB-4EDE-82E6-21B010734DCD}" type="pres">
      <dgm:prSet presAssocID="{940EC066-78D3-4312-80DF-D66C3D3FF0F6}" presName="childText1" presStyleLbl="solidAlignAcc1" presStyleIdx="0" presStyleCnt="3">
        <dgm:presLayoutVars>
          <dgm:chMax val="0"/>
          <dgm:chPref val="0"/>
          <dgm:bulletEnabled val="1"/>
        </dgm:presLayoutVars>
      </dgm:prSet>
      <dgm:spPr/>
    </dgm:pt>
    <dgm:pt modelId="{1B787F06-75CF-463B-8655-0F8F84379CB8}" type="pres">
      <dgm:prSet presAssocID="{4387AFC4-B83C-4A5B-B4F7-D7237DBED9E9}" presName="parentText2" presStyleLbl="node1" presStyleIdx="1" presStyleCnt="3">
        <dgm:presLayoutVars>
          <dgm:chMax/>
          <dgm:chPref val="3"/>
          <dgm:bulletEnabled val="1"/>
        </dgm:presLayoutVars>
      </dgm:prSet>
      <dgm:spPr/>
    </dgm:pt>
    <dgm:pt modelId="{CD39D477-5441-41C1-99F3-3A5A8255DB17}" type="pres">
      <dgm:prSet presAssocID="{4387AFC4-B83C-4A5B-B4F7-D7237DBED9E9}" presName="childText2" presStyleLbl="solidAlignAcc1" presStyleIdx="1" presStyleCnt="3">
        <dgm:presLayoutVars>
          <dgm:chMax val="0"/>
          <dgm:chPref val="0"/>
          <dgm:bulletEnabled val="1"/>
        </dgm:presLayoutVars>
      </dgm:prSet>
      <dgm:spPr/>
    </dgm:pt>
    <dgm:pt modelId="{D6607BE9-C419-4C01-8B52-3034659D861D}" type="pres">
      <dgm:prSet presAssocID="{41C8FBE0-7DB0-4938-AE55-E7BF10C17050}" presName="parentText3" presStyleLbl="node1" presStyleIdx="2" presStyleCnt="3">
        <dgm:presLayoutVars>
          <dgm:chMax/>
          <dgm:chPref val="3"/>
          <dgm:bulletEnabled val="1"/>
        </dgm:presLayoutVars>
      </dgm:prSet>
      <dgm:spPr/>
    </dgm:pt>
    <dgm:pt modelId="{645FB189-F30A-43BF-AFC1-6BDAA9CEFC9C}" type="pres">
      <dgm:prSet presAssocID="{41C8FBE0-7DB0-4938-AE55-E7BF10C17050}" presName="childText3" presStyleLbl="solidAlignAcc1" presStyleIdx="2" presStyleCnt="3">
        <dgm:presLayoutVars>
          <dgm:chMax val="0"/>
          <dgm:chPref val="0"/>
          <dgm:bulletEnabled val="1"/>
        </dgm:presLayoutVars>
      </dgm:prSet>
      <dgm:spPr/>
    </dgm:pt>
  </dgm:ptLst>
  <dgm:cxnLst>
    <dgm:cxn modelId="{76B28523-F4E6-4662-9A06-E9C99F5FF75E}" srcId="{940EC066-78D3-4312-80DF-D66C3D3FF0F6}" destId="{FB671412-3911-4B28-A168-59905D98DA3D}" srcOrd="0" destOrd="0" parTransId="{CBD11560-88B1-4205-A221-F1FF255051CD}" sibTransId="{720BB022-B8B6-4121-A50D-031BF1F44733}"/>
    <dgm:cxn modelId="{06642426-2C92-4BF7-853D-752C302CBC1A}" srcId="{41C8FBE0-7DB0-4938-AE55-E7BF10C17050}" destId="{6F72586D-4F9D-4D6D-BE63-3F4C8907E0DB}" srcOrd="0" destOrd="0" parTransId="{30A82037-C1A5-442C-973F-DE5F811C1B33}" sibTransId="{425DFAE9-9373-4E3E-9AD8-02CB7E2058DC}"/>
    <dgm:cxn modelId="{40AAA627-F6AC-41BE-B2F4-726F976D20E8}" srcId="{4387AFC4-B83C-4A5B-B4F7-D7237DBED9E9}" destId="{45B4A5A2-F3A8-438C-BAA5-EAEB76AB850A}" srcOrd="0" destOrd="0" parTransId="{7BDE5D38-7294-47F4-B49E-BDD1DC90E5AE}" sibTransId="{A0EFD326-4F10-42AC-B14F-94912272B5DD}"/>
    <dgm:cxn modelId="{00317238-51E2-4A66-A559-B3A779D2B922}" srcId="{3F3856CF-31A2-41BC-BB68-23FFEDF897E5}" destId="{940EC066-78D3-4312-80DF-D66C3D3FF0F6}" srcOrd="0" destOrd="0" parTransId="{0DC18449-1521-4A01-8B9C-154F8ADA4BFD}" sibTransId="{C3BB8B76-20BF-4885-976C-12BEB87124CF}"/>
    <dgm:cxn modelId="{125D354F-4F6C-4E28-B715-82520935DC82}" type="presOf" srcId="{45B4A5A2-F3A8-438C-BAA5-EAEB76AB850A}" destId="{CD39D477-5441-41C1-99F3-3A5A8255DB17}" srcOrd="0" destOrd="0" presId="urn:microsoft.com/office/officeart/2009/3/layout/IncreasingArrowsProcess"/>
    <dgm:cxn modelId="{DCB9AF78-78E1-4E0B-B87E-C7416439DA3E}" type="presOf" srcId="{41C8FBE0-7DB0-4938-AE55-E7BF10C17050}" destId="{D6607BE9-C419-4C01-8B52-3034659D861D}" srcOrd="0" destOrd="0" presId="urn:microsoft.com/office/officeart/2009/3/layout/IncreasingArrowsProcess"/>
    <dgm:cxn modelId="{EC85797B-E609-4F33-BD9F-333182B0DE64}" type="presOf" srcId="{3F3856CF-31A2-41BC-BB68-23FFEDF897E5}" destId="{9BA62475-257D-481C-B764-D06751BBE088}" srcOrd="0" destOrd="0" presId="urn:microsoft.com/office/officeart/2009/3/layout/IncreasingArrowsProcess"/>
    <dgm:cxn modelId="{0AECB5AD-7AD6-4B35-B51D-445DAF9684AF}" type="presOf" srcId="{940EC066-78D3-4312-80DF-D66C3D3FF0F6}" destId="{6CC6B17B-F71D-472F-BC2E-1D07FA9678DA}" srcOrd="0" destOrd="0" presId="urn:microsoft.com/office/officeart/2009/3/layout/IncreasingArrowsProcess"/>
    <dgm:cxn modelId="{597C9CAE-51CA-4395-8E38-854FE4BFF21F}" type="presOf" srcId="{FB671412-3911-4B28-A168-59905D98DA3D}" destId="{D06CDD50-56DB-4EDE-82E6-21B010734DCD}" srcOrd="0" destOrd="0" presId="urn:microsoft.com/office/officeart/2009/3/layout/IncreasingArrowsProcess"/>
    <dgm:cxn modelId="{BFBE16C3-AF47-4721-AF4E-B44C188AA82A}" type="presOf" srcId="{4387AFC4-B83C-4A5B-B4F7-D7237DBED9E9}" destId="{1B787F06-75CF-463B-8655-0F8F84379CB8}" srcOrd="0" destOrd="0" presId="urn:microsoft.com/office/officeart/2009/3/layout/IncreasingArrowsProcess"/>
    <dgm:cxn modelId="{8DAC5AD9-ED28-4BE6-A8DE-243AAFE64187}" type="presOf" srcId="{6F72586D-4F9D-4D6D-BE63-3F4C8907E0DB}" destId="{645FB189-F30A-43BF-AFC1-6BDAA9CEFC9C}" srcOrd="0" destOrd="0" presId="urn:microsoft.com/office/officeart/2009/3/layout/IncreasingArrowsProcess"/>
    <dgm:cxn modelId="{0DAA83E0-8CA6-47B5-983D-03007D613B27}" srcId="{3F3856CF-31A2-41BC-BB68-23FFEDF897E5}" destId="{41C8FBE0-7DB0-4938-AE55-E7BF10C17050}" srcOrd="2" destOrd="0" parTransId="{BCEDD57C-16EE-42B4-BA16-2E7176C56ABE}" sibTransId="{AE0F5AF5-AA11-47B2-A309-1FD4E4795D43}"/>
    <dgm:cxn modelId="{A867BCE4-7294-47BE-BED5-58EB723D7EF9}" srcId="{3F3856CF-31A2-41BC-BB68-23FFEDF897E5}" destId="{4387AFC4-B83C-4A5B-B4F7-D7237DBED9E9}" srcOrd="1" destOrd="0" parTransId="{93875A81-DF32-4111-BC47-819FC9658667}" sibTransId="{F67365E0-E98F-4725-AFD0-A5659FC390FA}"/>
    <dgm:cxn modelId="{53F04560-821C-423B-AD89-C42C5D695B54}" type="presParOf" srcId="{9BA62475-257D-481C-B764-D06751BBE088}" destId="{6CC6B17B-F71D-472F-BC2E-1D07FA9678DA}" srcOrd="0" destOrd="0" presId="urn:microsoft.com/office/officeart/2009/3/layout/IncreasingArrowsProcess"/>
    <dgm:cxn modelId="{47A22768-F790-440B-A356-23E3B39344E7}" type="presParOf" srcId="{9BA62475-257D-481C-B764-D06751BBE088}" destId="{D06CDD50-56DB-4EDE-82E6-21B010734DCD}" srcOrd="1" destOrd="0" presId="urn:microsoft.com/office/officeart/2009/3/layout/IncreasingArrowsProcess"/>
    <dgm:cxn modelId="{0DA2A7A6-2D0A-473F-BF1F-E0838F639028}" type="presParOf" srcId="{9BA62475-257D-481C-B764-D06751BBE088}" destId="{1B787F06-75CF-463B-8655-0F8F84379CB8}" srcOrd="2" destOrd="0" presId="urn:microsoft.com/office/officeart/2009/3/layout/IncreasingArrowsProcess"/>
    <dgm:cxn modelId="{8EC1553C-FB8A-4BA5-8A95-67C0CCEC6B07}" type="presParOf" srcId="{9BA62475-257D-481C-B764-D06751BBE088}" destId="{CD39D477-5441-41C1-99F3-3A5A8255DB17}" srcOrd="3" destOrd="0" presId="urn:microsoft.com/office/officeart/2009/3/layout/IncreasingArrowsProcess"/>
    <dgm:cxn modelId="{801E5724-B920-47FB-BCEB-CF0A379CE3CE}" type="presParOf" srcId="{9BA62475-257D-481C-B764-D06751BBE088}" destId="{D6607BE9-C419-4C01-8B52-3034659D861D}" srcOrd="4" destOrd="0" presId="urn:microsoft.com/office/officeart/2009/3/layout/IncreasingArrowsProcess"/>
    <dgm:cxn modelId="{0C157CCB-2BA4-4C09-8487-D2F793F35F84}" type="presParOf" srcId="{9BA62475-257D-481C-B764-D06751BBE088}" destId="{645FB189-F30A-43BF-AFC1-6BDAA9CEFC9C}" srcOrd="5" destOrd="0" presId="urn:microsoft.com/office/officeart/2009/3/layout/IncreasingArrowsProcess"/>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3F3856CF-31A2-41BC-BB68-23FFEDF897E5}" type="doc">
      <dgm:prSet loTypeId="urn:microsoft.com/office/officeart/2009/3/layout/IncreasingArrowsProcess" loCatId="process" qsTypeId="urn:microsoft.com/office/officeart/2005/8/quickstyle/simple3" qsCatId="simple" csTypeId="urn:microsoft.com/office/officeart/2005/8/colors/colorful3" csCatId="colorful" phldr="1"/>
      <dgm:spPr/>
      <dgm:t>
        <a:bodyPr/>
        <a:lstStyle/>
        <a:p>
          <a:endParaRPr lang="en-US"/>
        </a:p>
      </dgm:t>
    </dgm:pt>
    <dgm:pt modelId="{940EC066-78D3-4312-80DF-D66C3D3FF0F6}">
      <dgm:prSet phldrT="[Text]"/>
      <dgm:spPr>
        <a:solidFill>
          <a:srgbClr val="CD7F32"/>
        </a:solidFill>
      </dgm:spPr>
      <dgm:t>
        <a:bodyPr/>
        <a:lstStyle/>
        <a:p>
          <a:r>
            <a:rPr lang="en-US"/>
            <a:t>Bronze: </a:t>
          </a:r>
          <a:r>
            <a:rPr lang="en-US" b="0" i="0"/>
            <a:t>El Capitan</a:t>
          </a:r>
          <a:endParaRPr lang="en-US"/>
        </a:p>
      </dgm:t>
    </dgm:pt>
    <dgm:pt modelId="{0DC18449-1521-4A01-8B9C-154F8ADA4BFD}" type="parTrans" cxnId="{00317238-51E2-4A66-A559-B3A779D2B922}">
      <dgm:prSet/>
      <dgm:spPr/>
      <dgm:t>
        <a:bodyPr/>
        <a:lstStyle/>
        <a:p>
          <a:endParaRPr lang="en-US"/>
        </a:p>
      </dgm:t>
    </dgm:pt>
    <dgm:pt modelId="{C3BB8B76-20BF-4885-976C-12BEB87124CF}" type="sibTrans" cxnId="{00317238-51E2-4A66-A559-B3A779D2B922}">
      <dgm:prSet/>
      <dgm:spPr/>
      <dgm:t>
        <a:bodyPr/>
        <a:lstStyle/>
        <a:p>
          <a:endParaRPr lang="en-US"/>
        </a:p>
      </dgm:t>
    </dgm:pt>
    <dgm:pt modelId="{FB671412-3911-4B28-A168-59905D98DA3D}">
      <dgm:prSet phldrT="[Text]"/>
      <dgm:spPr/>
      <dgm:t>
        <a:bodyPr/>
        <a:lstStyle/>
        <a:p>
          <a:r>
            <a:rPr lang="en-US"/>
            <a:t>Encode (and decode) a secret message in the form of text and an image within an image</a:t>
          </a:r>
        </a:p>
      </dgm:t>
    </dgm:pt>
    <dgm:pt modelId="{CBD11560-88B1-4205-A221-F1FF255051CD}" type="parTrans" cxnId="{76B28523-F4E6-4662-9A06-E9C99F5FF75E}">
      <dgm:prSet/>
      <dgm:spPr/>
      <dgm:t>
        <a:bodyPr/>
        <a:lstStyle/>
        <a:p>
          <a:endParaRPr lang="en-US"/>
        </a:p>
      </dgm:t>
    </dgm:pt>
    <dgm:pt modelId="{720BB022-B8B6-4121-A50D-031BF1F44733}" type="sibTrans" cxnId="{76B28523-F4E6-4662-9A06-E9C99F5FF75E}">
      <dgm:prSet/>
      <dgm:spPr/>
      <dgm:t>
        <a:bodyPr/>
        <a:lstStyle/>
        <a:p>
          <a:endParaRPr lang="en-US"/>
        </a:p>
      </dgm:t>
    </dgm:pt>
    <dgm:pt modelId="{4387AFC4-B83C-4A5B-B4F7-D7237DBED9E9}">
      <dgm:prSet phldrT="[Text]"/>
      <dgm:spPr>
        <a:solidFill>
          <a:srgbClr val="C0C0C0"/>
        </a:solidFill>
      </dgm:spPr>
      <dgm:t>
        <a:bodyPr/>
        <a:lstStyle/>
        <a:p>
          <a:r>
            <a:rPr lang="en-US"/>
            <a:t>Silver: </a:t>
          </a:r>
          <a:r>
            <a:rPr lang="en-US" b="0" i="0"/>
            <a:t>Patagonia</a:t>
          </a:r>
          <a:endParaRPr lang="en-US"/>
        </a:p>
      </dgm:t>
    </dgm:pt>
    <dgm:pt modelId="{93875A81-DF32-4111-BC47-819FC9658667}" type="parTrans" cxnId="{A867BCE4-7294-47BE-BED5-58EB723D7EF9}">
      <dgm:prSet/>
      <dgm:spPr/>
      <dgm:t>
        <a:bodyPr/>
        <a:lstStyle/>
        <a:p>
          <a:endParaRPr lang="en-US"/>
        </a:p>
      </dgm:t>
    </dgm:pt>
    <dgm:pt modelId="{F67365E0-E98F-4725-AFD0-A5659FC390FA}" type="sibTrans" cxnId="{A867BCE4-7294-47BE-BED5-58EB723D7EF9}">
      <dgm:prSet/>
      <dgm:spPr/>
      <dgm:t>
        <a:bodyPr/>
        <a:lstStyle/>
        <a:p>
          <a:endParaRPr lang="en-US"/>
        </a:p>
      </dgm:t>
    </dgm:pt>
    <dgm:pt modelId="{45B4A5A2-F3A8-438C-BAA5-EAEB76AB850A}">
      <dgm:prSet phldrT="[Text]"/>
      <dgm:spPr/>
      <dgm:t>
        <a:bodyPr/>
        <a:lstStyle/>
        <a:p>
          <a:r>
            <a:rPr lang="en-US"/>
            <a:t>Encode (and decode) a secret message a GIF</a:t>
          </a:r>
          <a:endParaRPr lang="en-US" i="1"/>
        </a:p>
      </dgm:t>
      <dgm:extLst>
        <a:ext uri="{E40237B7-FDA0-4F09-8148-C483321AD2D9}">
          <dgm14:cNvPr xmlns:dgm14="http://schemas.microsoft.com/office/drawing/2010/diagram" id="0" name="">
            <a:hlinkClick xmlns:r="http://schemas.openxmlformats.org/officeDocument/2006/relationships" r:id="rId1"/>
          </dgm14:cNvPr>
        </a:ext>
      </dgm:extLst>
    </dgm:pt>
    <dgm:pt modelId="{7BDE5D38-7294-47F4-B49E-BDD1DC90E5AE}" type="parTrans" cxnId="{40AAA627-F6AC-41BE-B2F4-726F976D20E8}">
      <dgm:prSet/>
      <dgm:spPr/>
      <dgm:t>
        <a:bodyPr/>
        <a:lstStyle/>
        <a:p>
          <a:endParaRPr lang="en-US"/>
        </a:p>
      </dgm:t>
    </dgm:pt>
    <dgm:pt modelId="{A0EFD326-4F10-42AC-B14F-94912272B5DD}" type="sibTrans" cxnId="{40AAA627-F6AC-41BE-B2F4-726F976D20E8}">
      <dgm:prSet/>
      <dgm:spPr/>
      <dgm:t>
        <a:bodyPr/>
        <a:lstStyle/>
        <a:p>
          <a:endParaRPr lang="en-US"/>
        </a:p>
      </dgm:t>
    </dgm:pt>
    <dgm:pt modelId="{41C8FBE0-7DB0-4938-AE55-E7BF10C17050}">
      <dgm:prSet phldrT="[Text]"/>
      <dgm:spPr>
        <a:solidFill>
          <a:srgbClr val="FFD700"/>
        </a:solidFill>
      </dgm:spPr>
      <dgm:t>
        <a:bodyPr/>
        <a:lstStyle/>
        <a:p>
          <a:r>
            <a:rPr lang="en-US"/>
            <a:t>Gold: Karakoram</a:t>
          </a:r>
        </a:p>
      </dgm:t>
    </dgm:pt>
    <dgm:pt modelId="{BCEDD57C-16EE-42B4-BA16-2E7176C56ABE}" type="parTrans" cxnId="{0DAA83E0-8CA6-47B5-983D-03007D613B27}">
      <dgm:prSet/>
      <dgm:spPr/>
      <dgm:t>
        <a:bodyPr/>
        <a:lstStyle/>
        <a:p>
          <a:endParaRPr lang="en-US"/>
        </a:p>
      </dgm:t>
    </dgm:pt>
    <dgm:pt modelId="{AE0F5AF5-AA11-47B2-A309-1FD4E4795D43}" type="sibTrans" cxnId="{0DAA83E0-8CA6-47B5-983D-03007D613B27}">
      <dgm:prSet/>
      <dgm:spPr/>
      <dgm:t>
        <a:bodyPr/>
        <a:lstStyle/>
        <a:p>
          <a:endParaRPr lang="en-US"/>
        </a:p>
      </dgm:t>
    </dgm:pt>
    <dgm:pt modelId="{6F72586D-4F9D-4D6D-BE63-3F4C8907E0DB}">
      <dgm:prSet phldrT="[Text]"/>
      <dgm:spPr/>
      <dgm:t>
        <a:bodyPr/>
        <a:lstStyle/>
        <a:p>
          <a:r>
            <a:rPr lang="en-US"/>
            <a:t>Develop an application that can accept a secret message in any form (text, image, audio) and encode (and decode) it within an image.</a:t>
          </a:r>
        </a:p>
      </dgm:t>
    </dgm:pt>
    <dgm:pt modelId="{30A82037-C1A5-442C-973F-DE5F811C1B33}" type="parTrans" cxnId="{06642426-2C92-4BF7-853D-752C302CBC1A}">
      <dgm:prSet/>
      <dgm:spPr/>
      <dgm:t>
        <a:bodyPr/>
        <a:lstStyle/>
        <a:p>
          <a:endParaRPr lang="en-US"/>
        </a:p>
      </dgm:t>
    </dgm:pt>
    <dgm:pt modelId="{425DFAE9-9373-4E3E-9AD8-02CB7E2058DC}" type="sibTrans" cxnId="{06642426-2C92-4BF7-853D-752C302CBC1A}">
      <dgm:prSet/>
      <dgm:spPr/>
      <dgm:t>
        <a:bodyPr/>
        <a:lstStyle/>
        <a:p>
          <a:endParaRPr lang="en-US"/>
        </a:p>
      </dgm:t>
    </dgm:pt>
    <dgm:pt modelId="{9BA62475-257D-481C-B764-D06751BBE088}" type="pres">
      <dgm:prSet presAssocID="{3F3856CF-31A2-41BC-BB68-23FFEDF897E5}" presName="Name0" presStyleCnt="0">
        <dgm:presLayoutVars>
          <dgm:chMax val="5"/>
          <dgm:chPref val="5"/>
          <dgm:dir/>
          <dgm:animLvl val="lvl"/>
        </dgm:presLayoutVars>
      </dgm:prSet>
      <dgm:spPr/>
    </dgm:pt>
    <dgm:pt modelId="{6CC6B17B-F71D-472F-BC2E-1D07FA9678DA}" type="pres">
      <dgm:prSet presAssocID="{940EC066-78D3-4312-80DF-D66C3D3FF0F6}" presName="parentText1" presStyleLbl="node1" presStyleIdx="0" presStyleCnt="3">
        <dgm:presLayoutVars>
          <dgm:chMax/>
          <dgm:chPref val="3"/>
          <dgm:bulletEnabled val="1"/>
        </dgm:presLayoutVars>
      </dgm:prSet>
      <dgm:spPr/>
    </dgm:pt>
    <dgm:pt modelId="{D06CDD50-56DB-4EDE-82E6-21B010734DCD}" type="pres">
      <dgm:prSet presAssocID="{940EC066-78D3-4312-80DF-D66C3D3FF0F6}" presName="childText1" presStyleLbl="solidAlignAcc1" presStyleIdx="0" presStyleCnt="3">
        <dgm:presLayoutVars>
          <dgm:chMax val="0"/>
          <dgm:chPref val="0"/>
          <dgm:bulletEnabled val="1"/>
        </dgm:presLayoutVars>
      </dgm:prSet>
      <dgm:spPr/>
    </dgm:pt>
    <dgm:pt modelId="{1B787F06-75CF-463B-8655-0F8F84379CB8}" type="pres">
      <dgm:prSet presAssocID="{4387AFC4-B83C-4A5B-B4F7-D7237DBED9E9}" presName="parentText2" presStyleLbl="node1" presStyleIdx="1" presStyleCnt="3">
        <dgm:presLayoutVars>
          <dgm:chMax/>
          <dgm:chPref val="3"/>
          <dgm:bulletEnabled val="1"/>
        </dgm:presLayoutVars>
      </dgm:prSet>
      <dgm:spPr/>
    </dgm:pt>
    <dgm:pt modelId="{CD39D477-5441-41C1-99F3-3A5A8255DB17}" type="pres">
      <dgm:prSet presAssocID="{4387AFC4-B83C-4A5B-B4F7-D7237DBED9E9}" presName="childText2" presStyleLbl="solidAlignAcc1" presStyleIdx="1" presStyleCnt="3">
        <dgm:presLayoutVars>
          <dgm:chMax val="0"/>
          <dgm:chPref val="0"/>
          <dgm:bulletEnabled val="1"/>
        </dgm:presLayoutVars>
      </dgm:prSet>
      <dgm:spPr/>
    </dgm:pt>
    <dgm:pt modelId="{D6607BE9-C419-4C01-8B52-3034659D861D}" type="pres">
      <dgm:prSet presAssocID="{41C8FBE0-7DB0-4938-AE55-E7BF10C17050}" presName="parentText3" presStyleLbl="node1" presStyleIdx="2" presStyleCnt="3">
        <dgm:presLayoutVars>
          <dgm:chMax/>
          <dgm:chPref val="3"/>
          <dgm:bulletEnabled val="1"/>
        </dgm:presLayoutVars>
      </dgm:prSet>
      <dgm:spPr/>
    </dgm:pt>
    <dgm:pt modelId="{645FB189-F30A-43BF-AFC1-6BDAA9CEFC9C}" type="pres">
      <dgm:prSet presAssocID="{41C8FBE0-7DB0-4938-AE55-E7BF10C17050}" presName="childText3" presStyleLbl="solidAlignAcc1" presStyleIdx="2" presStyleCnt="3">
        <dgm:presLayoutVars>
          <dgm:chMax val="0"/>
          <dgm:chPref val="0"/>
          <dgm:bulletEnabled val="1"/>
        </dgm:presLayoutVars>
      </dgm:prSet>
      <dgm:spPr/>
    </dgm:pt>
  </dgm:ptLst>
  <dgm:cxnLst>
    <dgm:cxn modelId="{76B28523-F4E6-4662-9A06-E9C99F5FF75E}" srcId="{940EC066-78D3-4312-80DF-D66C3D3FF0F6}" destId="{FB671412-3911-4B28-A168-59905D98DA3D}" srcOrd="0" destOrd="0" parTransId="{CBD11560-88B1-4205-A221-F1FF255051CD}" sibTransId="{720BB022-B8B6-4121-A50D-031BF1F44733}"/>
    <dgm:cxn modelId="{06642426-2C92-4BF7-853D-752C302CBC1A}" srcId="{41C8FBE0-7DB0-4938-AE55-E7BF10C17050}" destId="{6F72586D-4F9D-4D6D-BE63-3F4C8907E0DB}" srcOrd="0" destOrd="0" parTransId="{30A82037-C1A5-442C-973F-DE5F811C1B33}" sibTransId="{425DFAE9-9373-4E3E-9AD8-02CB7E2058DC}"/>
    <dgm:cxn modelId="{40AAA627-F6AC-41BE-B2F4-726F976D20E8}" srcId="{4387AFC4-B83C-4A5B-B4F7-D7237DBED9E9}" destId="{45B4A5A2-F3A8-438C-BAA5-EAEB76AB850A}" srcOrd="0" destOrd="0" parTransId="{7BDE5D38-7294-47F4-B49E-BDD1DC90E5AE}" sibTransId="{A0EFD326-4F10-42AC-B14F-94912272B5DD}"/>
    <dgm:cxn modelId="{00317238-51E2-4A66-A559-B3A779D2B922}" srcId="{3F3856CF-31A2-41BC-BB68-23FFEDF897E5}" destId="{940EC066-78D3-4312-80DF-D66C3D3FF0F6}" srcOrd="0" destOrd="0" parTransId="{0DC18449-1521-4A01-8B9C-154F8ADA4BFD}" sibTransId="{C3BB8B76-20BF-4885-976C-12BEB87124CF}"/>
    <dgm:cxn modelId="{125D354F-4F6C-4E28-B715-82520935DC82}" type="presOf" srcId="{45B4A5A2-F3A8-438C-BAA5-EAEB76AB850A}" destId="{CD39D477-5441-41C1-99F3-3A5A8255DB17}" srcOrd="0" destOrd="0" presId="urn:microsoft.com/office/officeart/2009/3/layout/IncreasingArrowsProcess"/>
    <dgm:cxn modelId="{DCB9AF78-78E1-4E0B-B87E-C7416439DA3E}" type="presOf" srcId="{41C8FBE0-7DB0-4938-AE55-E7BF10C17050}" destId="{D6607BE9-C419-4C01-8B52-3034659D861D}" srcOrd="0" destOrd="0" presId="urn:microsoft.com/office/officeart/2009/3/layout/IncreasingArrowsProcess"/>
    <dgm:cxn modelId="{EC85797B-E609-4F33-BD9F-333182B0DE64}" type="presOf" srcId="{3F3856CF-31A2-41BC-BB68-23FFEDF897E5}" destId="{9BA62475-257D-481C-B764-D06751BBE088}" srcOrd="0" destOrd="0" presId="urn:microsoft.com/office/officeart/2009/3/layout/IncreasingArrowsProcess"/>
    <dgm:cxn modelId="{0AECB5AD-7AD6-4B35-B51D-445DAF9684AF}" type="presOf" srcId="{940EC066-78D3-4312-80DF-D66C3D3FF0F6}" destId="{6CC6B17B-F71D-472F-BC2E-1D07FA9678DA}" srcOrd="0" destOrd="0" presId="urn:microsoft.com/office/officeart/2009/3/layout/IncreasingArrowsProcess"/>
    <dgm:cxn modelId="{597C9CAE-51CA-4395-8E38-854FE4BFF21F}" type="presOf" srcId="{FB671412-3911-4B28-A168-59905D98DA3D}" destId="{D06CDD50-56DB-4EDE-82E6-21B010734DCD}" srcOrd="0" destOrd="0" presId="urn:microsoft.com/office/officeart/2009/3/layout/IncreasingArrowsProcess"/>
    <dgm:cxn modelId="{BFBE16C3-AF47-4721-AF4E-B44C188AA82A}" type="presOf" srcId="{4387AFC4-B83C-4A5B-B4F7-D7237DBED9E9}" destId="{1B787F06-75CF-463B-8655-0F8F84379CB8}" srcOrd="0" destOrd="0" presId="urn:microsoft.com/office/officeart/2009/3/layout/IncreasingArrowsProcess"/>
    <dgm:cxn modelId="{8DAC5AD9-ED28-4BE6-A8DE-243AAFE64187}" type="presOf" srcId="{6F72586D-4F9D-4D6D-BE63-3F4C8907E0DB}" destId="{645FB189-F30A-43BF-AFC1-6BDAA9CEFC9C}" srcOrd="0" destOrd="0" presId="urn:microsoft.com/office/officeart/2009/3/layout/IncreasingArrowsProcess"/>
    <dgm:cxn modelId="{0DAA83E0-8CA6-47B5-983D-03007D613B27}" srcId="{3F3856CF-31A2-41BC-BB68-23FFEDF897E5}" destId="{41C8FBE0-7DB0-4938-AE55-E7BF10C17050}" srcOrd="2" destOrd="0" parTransId="{BCEDD57C-16EE-42B4-BA16-2E7176C56ABE}" sibTransId="{AE0F5AF5-AA11-47B2-A309-1FD4E4795D43}"/>
    <dgm:cxn modelId="{A867BCE4-7294-47BE-BED5-58EB723D7EF9}" srcId="{3F3856CF-31A2-41BC-BB68-23FFEDF897E5}" destId="{4387AFC4-B83C-4A5B-B4F7-D7237DBED9E9}" srcOrd="1" destOrd="0" parTransId="{93875A81-DF32-4111-BC47-819FC9658667}" sibTransId="{F67365E0-E98F-4725-AFD0-A5659FC390FA}"/>
    <dgm:cxn modelId="{53F04560-821C-423B-AD89-C42C5D695B54}" type="presParOf" srcId="{9BA62475-257D-481C-B764-D06751BBE088}" destId="{6CC6B17B-F71D-472F-BC2E-1D07FA9678DA}" srcOrd="0" destOrd="0" presId="urn:microsoft.com/office/officeart/2009/3/layout/IncreasingArrowsProcess"/>
    <dgm:cxn modelId="{47A22768-F790-440B-A356-23E3B39344E7}" type="presParOf" srcId="{9BA62475-257D-481C-B764-D06751BBE088}" destId="{D06CDD50-56DB-4EDE-82E6-21B010734DCD}" srcOrd="1" destOrd="0" presId="urn:microsoft.com/office/officeart/2009/3/layout/IncreasingArrowsProcess"/>
    <dgm:cxn modelId="{0DA2A7A6-2D0A-473F-BF1F-E0838F639028}" type="presParOf" srcId="{9BA62475-257D-481C-B764-D06751BBE088}" destId="{1B787F06-75CF-463B-8655-0F8F84379CB8}" srcOrd="2" destOrd="0" presId="urn:microsoft.com/office/officeart/2009/3/layout/IncreasingArrowsProcess"/>
    <dgm:cxn modelId="{8EC1553C-FB8A-4BA5-8A95-67C0CCEC6B07}" type="presParOf" srcId="{9BA62475-257D-481C-B764-D06751BBE088}" destId="{CD39D477-5441-41C1-99F3-3A5A8255DB17}" srcOrd="3" destOrd="0" presId="urn:microsoft.com/office/officeart/2009/3/layout/IncreasingArrowsProcess"/>
    <dgm:cxn modelId="{801E5724-B920-47FB-BCEB-CF0A379CE3CE}" type="presParOf" srcId="{9BA62475-257D-481C-B764-D06751BBE088}" destId="{D6607BE9-C419-4C01-8B52-3034659D861D}" srcOrd="4" destOrd="0" presId="urn:microsoft.com/office/officeart/2009/3/layout/IncreasingArrowsProcess"/>
    <dgm:cxn modelId="{0C157CCB-2BA4-4C09-8487-D2F793F35F84}" type="presParOf" srcId="{9BA62475-257D-481C-B764-D06751BBE088}" destId="{645FB189-F30A-43BF-AFC1-6BDAA9CEFC9C}" srcOrd="5" destOrd="0" presId="urn:microsoft.com/office/officeart/2009/3/layout/IncreasingArrowsProcess"/>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D625E5-5DAD-4FDE-BF86-43F27274EA1F}">
      <dsp:nvSpPr>
        <dsp:cNvPr id="0" name=""/>
        <dsp:cNvSpPr/>
      </dsp:nvSpPr>
      <dsp:spPr>
        <a:xfrm>
          <a:off x="2786992" y="1184"/>
          <a:ext cx="1188764" cy="772697"/>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Define a data driven research question</a:t>
          </a:r>
        </a:p>
      </dsp:txBody>
      <dsp:txXfrm>
        <a:off x="2824712" y="38904"/>
        <a:ext cx="1113324" cy="697257"/>
      </dsp:txXfrm>
    </dsp:sp>
    <dsp:sp modelId="{C0132E0D-190E-459E-B1EB-D5DE4956AD0E}">
      <dsp:nvSpPr>
        <dsp:cNvPr id="0" name=""/>
        <dsp:cNvSpPr/>
      </dsp:nvSpPr>
      <dsp:spPr>
        <a:xfrm>
          <a:off x="1837309" y="387532"/>
          <a:ext cx="3088131" cy="3088131"/>
        </a:xfrm>
        <a:custGeom>
          <a:avLst/>
          <a:gdLst/>
          <a:ahLst/>
          <a:cxnLst/>
          <a:rect l="0" t="0" r="0" b="0"/>
          <a:pathLst>
            <a:path>
              <a:moveTo>
                <a:pt x="2297775" y="196452"/>
              </a:moveTo>
              <a:arcTo wR="1544065" hR="1544065" stAng="17953078" swAng="1212106"/>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2EF26FE9-087E-4294-8BD8-0CD729E65945}">
      <dsp:nvSpPr>
        <dsp:cNvPr id="0" name=""/>
        <dsp:cNvSpPr/>
      </dsp:nvSpPr>
      <dsp:spPr>
        <a:xfrm>
          <a:off x="4255486" y="1068107"/>
          <a:ext cx="1188764" cy="772697"/>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Gather the appropriate dataset</a:t>
          </a:r>
        </a:p>
      </dsp:txBody>
      <dsp:txXfrm>
        <a:off x="4293206" y="1105827"/>
        <a:ext cx="1113324" cy="697257"/>
      </dsp:txXfrm>
    </dsp:sp>
    <dsp:sp modelId="{4071CD82-CD1D-4500-8A31-3334080B0CFF}">
      <dsp:nvSpPr>
        <dsp:cNvPr id="0" name=""/>
        <dsp:cNvSpPr/>
      </dsp:nvSpPr>
      <dsp:spPr>
        <a:xfrm>
          <a:off x="1837309" y="387532"/>
          <a:ext cx="3088131" cy="3088131"/>
        </a:xfrm>
        <a:custGeom>
          <a:avLst/>
          <a:gdLst/>
          <a:ahLst/>
          <a:cxnLst/>
          <a:rect l="0" t="0" r="0" b="0"/>
          <a:pathLst>
            <a:path>
              <a:moveTo>
                <a:pt x="3084433" y="1650867"/>
              </a:moveTo>
              <a:arcTo wR="1544065" hR="1544065" stAng="21837975" swAng="1360165"/>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2BE3C712-7636-4973-B372-D75D6E34CFE1}">
      <dsp:nvSpPr>
        <dsp:cNvPr id="0" name=""/>
        <dsp:cNvSpPr/>
      </dsp:nvSpPr>
      <dsp:spPr>
        <a:xfrm>
          <a:off x="3694571" y="2794425"/>
          <a:ext cx="1188764" cy="772697"/>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Explore your dataset</a:t>
          </a:r>
        </a:p>
      </dsp:txBody>
      <dsp:txXfrm>
        <a:off x="3732291" y="2832145"/>
        <a:ext cx="1113324" cy="697257"/>
      </dsp:txXfrm>
    </dsp:sp>
    <dsp:sp modelId="{0F46662F-B546-4F3E-8162-8C2F21301997}">
      <dsp:nvSpPr>
        <dsp:cNvPr id="0" name=""/>
        <dsp:cNvSpPr/>
      </dsp:nvSpPr>
      <dsp:spPr>
        <a:xfrm>
          <a:off x="1837309" y="387532"/>
          <a:ext cx="3088131" cy="3088131"/>
        </a:xfrm>
        <a:custGeom>
          <a:avLst/>
          <a:gdLst/>
          <a:ahLst/>
          <a:cxnLst/>
          <a:rect l="0" t="0" r="0" b="0"/>
          <a:pathLst>
            <a:path>
              <a:moveTo>
                <a:pt x="1733692" y="3076443"/>
              </a:moveTo>
              <a:arcTo wR="1544065" hR="1544065" stAng="4976742" swAng="846516"/>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85862043-ABE9-41CC-9969-276715F812AC}">
      <dsp:nvSpPr>
        <dsp:cNvPr id="0" name=""/>
        <dsp:cNvSpPr/>
      </dsp:nvSpPr>
      <dsp:spPr>
        <a:xfrm>
          <a:off x="1879413" y="2794425"/>
          <a:ext cx="1188764" cy="772697"/>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Analyse your data and present your findings using visuals</a:t>
          </a:r>
        </a:p>
      </dsp:txBody>
      <dsp:txXfrm>
        <a:off x="1917133" y="2832145"/>
        <a:ext cx="1113324" cy="697257"/>
      </dsp:txXfrm>
    </dsp:sp>
    <dsp:sp modelId="{451E521E-6FF9-42CA-B847-2F603C60DF83}">
      <dsp:nvSpPr>
        <dsp:cNvPr id="0" name=""/>
        <dsp:cNvSpPr/>
      </dsp:nvSpPr>
      <dsp:spPr>
        <a:xfrm>
          <a:off x="1837309" y="387532"/>
          <a:ext cx="3088131" cy="3088131"/>
        </a:xfrm>
        <a:custGeom>
          <a:avLst/>
          <a:gdLst/>
          <a:ahLst/>
          <a:cxnLst/>
          <a:rect l="0" t="0" r="0" b="0"/>
          <a:pathLst>
            <a:path>
              <a:moveTo>
                <a:pt x="163863" y="2236294"/>
              </a:moveTo>
              <a:arcTo wR="1544065" hR="1544065" stAng="9201859" swAng="1360165"/>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AA524FCB-32BC-44AA-9148-1170FA9609AB}">
      <dsp:nvSpPr>
        <dsp:cNvPr id="0" name=""/>
        <dsp:cNvSpPr/>
      </dsp:nvSpPr>
      <dsp:spPr>
        <a:xfrm>
          <a:off x="1318498" y="1068107"/>
          <a:ext cx="1188764" cy="772697"/>
        </a:xfrm>
        <a:prstGeom prst="round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kern="1200"/>
            <a:t>Provide a solution to your research question with supporting arguments based on your analysis</a:t>
          </a:r>
        </a:p>
      </dsp:txBody>
      <dsp:txXfrm>
        <a:off x="1356218" y="1105827"/>
        <a:ext cx="1113324" cy="697257"/>
      </dsp:txXfrm>
    </dsp:sp>
    <dsp:sp modelId="{92351E03-B293-425D-8DFB-059A98E1372F}">
      <dsp:nvSpPr>
        <dsp:cNvPr id="0" name=""/>
        <dsp:cNvSpPr/>
      </dsp:nvSpPr>
      <dsp:spPr>
        <a:xfrm>
          <a:off x="1837309" y="387532"/>
          <a:ext cx="3088131" cy="3088131"/>
        </a:xfrm>
        <a:custGeom>
          <a:avLst/>
          <a:gdLst/>
          <a:ahLst/>
          <a:cxnLst/>
          <a:rect l="0" t="0" r="0" b="0"/>
          <a:pathLst>
            <a:path>
              <a:moveTo>
                <a:pt x="371354" y="539631"/>
              </a:moveTo>
              <a:arcTo wR="1544065" hR="1544065" stAng="13234816" swAng="1212106"/>
            </a:path>
          </a:pathLst>
        </a:custGeom>
        <a:noFill/>
        <a:ln w="6350" cap="flat" cmpd="sng" algn="ctr">
          <a:solidFill>
            <a:schemeClr val="dk2">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C6B17B-F71D-472F-BC2E-1D07FA9678DA}">
      <dsp:nvSpPr>
        <dsp:cNvPr id="0" name=""/>
        <dsp:cNvSpPr/>
      </dsp:nvSpPr>
      <dsp:spPr>
        <a:xfrm>
          <a:off x="0" y="40668"/>
          <a:ext cx="6419850" cy="934974"/>
        </a:xfrm>
        <a:prstGeom prst="rightArrow">
          <a:avLst>
            <a:gd name="adj1" fmla="val 50000"/>
            <a:gd name="adj2" fmla="val 50000"/>
          </a:avLst>
        </a:prstGeom>
        <a:solidFill>
          <a:srgbClr val="CD7F32"/>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254000" bIns="148427" numCol="1" spcCol="1270" anchor="ctr" anchorCtr="0">
          <a:noAutofit/>
        </a:bodyPr>
        <a:lstStyle/>
        <a:p>
          <a:pPr marL="0" lvl="0" indent="0" algn="l" defTabSz="400050">
            <a:lnSpc>
              <a:spcPct val="90000"/>
            </a:lnSpc>
            <a:spcBef>
              <a:spcPct val="0"/>
            </a:spcBef>
            <a:spcAft>
              <a:spcPct val="35000"/>
            </a:spcAft>
            <a:buNone/>
          </a:pPr>
          <a:r>
            <a:rPr lang="en-US" sz="900" kern="1200"/>
            <a:t>Bronze: Diligent Data Analyst</a:t>
          </a:r>
        </a:p>
      </dsp:txBody>
      <dsp:txXfrm>
        <a:off x="0" y="274412"/>
        <a:ext cx="6186107" cy="467487"/>
      </dsp:txXfrm>
    </dsp:sp>
    <dsp:sp modelId="{D06CDD50-56DB-4EDE-82E6-21B010734DCD}">
      <dsp:nvSpPr>
        <dsp:cNvPr id="0" name=""/>
        <dsp:cNvSpPr/>
      </dsp:nvSpPr>
      <dsp:spPr>
        <a:xfrm>
          <a:off x="0" y="761668"/>
          <a:ext cx="1977313" cy="1801105"/>
        </a:xfrm>
        <a:prstGeom prst="rect">
          <a:avLst/>
        </a:prstGeom>
        <a:solidFill>
          <a:schemeClr val="lt1">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kern="1200"/>
            <a:t>Pick a country of your choice and create a thorough report of it's performance on one or more SDGs.</a:t>
          </a:r>
        </a:p>
      </dsp:txBody>
      <dsp:txXfrm>
        <a:off x="0" y="761668"/>
        <a:ext cx="1977313" cy="1801105"/>
      </dsp:txXfrm>
    </dsp:sp>
    <dsp:sp modelId="{1B787F06-75CF-463B-8655-0F8F84379CB8}">
      <dsp:nvSpPr>
        <dsp:cNvPr id="0" name=""/>
        <dsp:cNvSpPr/>
      </dsp:nvSpPr>
      <dsp:spPr>
        <a:xfrm>
          <a:off x="1977313" y="352326"/>
          <a:ext cx="4442536" cy="934974"/>
        </a:xfrm>
        <a:prstGeom prst="rightArrow">
          <a:avLst>
            <a:gd name="adj1" fmla="val 50000"/>
            <a:gd name="adj2" fmla="val 50000"/>
          </a:avLst>
        </a:prstGeom>
        <a:solidFill>
          <a:srgbClr val="C0C0C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254000" bIns="148427" numCol="1" spcCol="1270" anchor="ctr" anchorCtr="0">
          <a:noAutofit/>
        </a:bodyPr>
        <a:lstStyle/>
        <a:p>
          <a:pPr marL="0" lvl="0" indent="0" algn="l" defTabSz="400050">
            <a:lnSpc>
              <a:spcPct val="90000"/>
            </a:lnSpc>
            <a:spcBef>
              <a:spcPct val="0"/>
            </a:spcBef>
            <a:spcAft>
              <a:spcPct val="35000"/>
            </a:spcAft>
            <a:buNone/>
          </a:pPr>
          <a:r>
            <a:rPr lang="en-US" sz="900" kern="1200"/>
            <a:t>Silver: Graphical Genius</a:t>
          </a:r>
        </a:p>
      </dsp:txBody>
      <dsp:txXfrm>
        <a:off x="1977313" y="586070"/>
        <a:ext cx="4208793" cy="467487"/>
      </dsp:txXfrm>
    </dsp:sp>
    <dsp:sp modelId="{CD39D477-5441-41C1-99F3-3A5A8255DB17}">
      <dsp:nvSpPr>
        <dsp:cNvPr id="0" name=""/>
        <dsp:cNvSpPr/>
      </dsp:nvSpPr>
      <dsp:spPr>
        <a:xfrm>
          <a:off x="1977313" y="1073326"/>
          <a:ext cx="1977313" cy="1801105"/>
        </a:xfrm>
        <a:prstGeom prst="rect">
          <a:avLst/>
        </a:prstGeom>
        <a:solidFill>
          <a:schemeClr val="lt1">
            <a:hueOff val="0"/>
            <a:satOff val="0"/>
            <a:lumOff val="0"/>
            <a:alphaOff val="0"/>
          </a:schemeClr>
        </a:solidFill>
        <a:ln w="6350" cap="flat" cmpd="sng" algn="ctr">
          <a:solidFill>
            <a:schemeClr val="accent3">
              <a:hueOff val="-4901861"/>
              <a:satOff val="44828"/>
              <a:lumOff val="5098"/>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kern="1200"/>
            <a:t>Recreate  using R, the visuals found in </a:t>
          </a:r>
          <a:r>
            <a:rPr lang="en-US" sz="900" i="1" kern="1200"/>
            <a:t>Our World in Data </a:t>
          </a:r>
        </a:p>
      </dsp:txBody>
      <dsp:txXfrm>
        <a:off x="1977313" y="1073326"/>
        <a:ext cx="1977313" cy="1801105"/>
      </dsp:txXfrm>
    </dsp:sp>
    <dsp:sp modelId="{D6607BE9-C419-4C01-8B52-3034659D861D}">
      <dsp:nvSpPr>
        <dsp:cNvPr id="0" name=""/>
        <dsp:cNvSpPr/>
      </dsp:nvSpPr>
      <dsp:spPr>
        <a:xfrm>
          <a:off x="3954627" y="663984"/>
          <a:ext cx="2465222" cy="934974"/>
        </a:xfrm>
        <a:prstGeom prst="rightArrow">
          <a:avLst>
            <a:gd name="adj1" fmla="val 50000"/>
            <a:gd name="adj2" fmla="val 50000"/>
          </a:avLst>
        </a:prstGeom>
        <a:solidFill>
          <a:srgbClr val="FFD7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34290" tIns="34290" rIns="254000" bIns="148427" numCol="1" spcCol="1270" anchor="ctr" anchorCtr="0">
          <a:noAutofit/>
        </a:bodyPr>
        <a:lstStyle/>
        <a:p>
          <a:pPr marL="0" lvl="0" indent="0" algn="l" defTabSz="400050">
            <a:lnSpc>
              <a:spcPct val="90000"/>
            </a:lnSpc>
            <a:spcBef>
              <a:spcPct val="0"/>
            </a:spcBef>
            <a:spcAft>
              <a:spcPct val="35000"/>
            </a:spcAft>
            <a:buNone/>
          </a:pPr>
          <a:r>
            <a:rPr lang="en-US" sz="900" kern="1200"/>
            <a:t>Gold: Evidence-based Policy Expert</a:t>
          </a:r>
        </a:p>
      </dsp:txBody>
      <dsp:txXfrm>
        <a:off x="3954627" y="897728"/>
        <a:ext cx="2231479" cy="467487"/>
      </dsp:txXfrm>
    </dsp:sp>
    <dsp:sp modelId="{645FB189-F30A-43BF-AFC1-6BDAA9CEFC9C}">
      <dsp:nvSpPr>
        <dsp:cNvPr id="0" name=""/>
        <dsp:cNvSpPr/>
      </dsp:nvSpPr>
      <dsp:spPr>
        <a:xfrm>
          <a:off x="3954627" y="1384985"/>
          <a:ext cx="1977313" cy="1774746"/>
        </a:xfrm>
        <a:prstGeom prst="rect">
          <a:avLst/>
        </a:prstGeom>
        <a:solidFill>
          <a:schemeClr val="lt1">
            <a:hueOff val="0"/>
            <a:satOff val="0"/>
            <a:lumOff val="0"/>
            <a:alphaOff val="0"/>
          </a:schemeClr>
        </a:solidFill>
        <a:ln w="6350" cap="flat" cmpd="sng" algn="ctr">
          <a:solidFill>
            <a:schemeClr val="accent3">
              <a:hueOff val="-9803721"/>
              <a:satOff val="89656"/>
              <a:lumOff val="10196"/>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34290" tIns="34290" rIns="34290" bIns="34290" numCol="1" spcCol="1270" anchor="t" anchorCtr="0">
          <a:noAutofit/>
        </a:bodyPr>
        <a:lstStyle/>
        <a:p>
          <a:pPr marL="0" lvl="0" indent="0" algn="l" defTabSz="400050">
            <a:lnSpc>
              <a:spcPct val="90000"/>
            </a:lnSpc>
            <a:spcBef>
              <a:spcPct val="0"/>
            </a:spcBef>
            <a:spcAft>
              <a:spcPct val="35000"/>
            </a:spcAft>
            <a:buNone/>
          </a:pPr>
          <a:r>
            <a:rPr lang="en-US" sz="900" kern="1200"/>
            <a:t>Pick a SDG, investigate and identify variables strongly linked to the SDG, propose steps the world needs to take to reach the target.</a:t>
          </a:r>
        </a:p>
      </dsp:txBody>
      <dsp:txXfrm>
        <a:off x="3954627" y="1384985"/>
        <a:ext cx="1977313" cy="177474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C6B17B-F71D-472F-BC2E-1D07FA9678DA}">
      <dsp:nvSpPr>
        <dsp:cNvPr id="0" name=""/>
        <dsp:cNvSpPr/>
      </dsp:nvSpPr>
      <dsp:spPr>
        <a:xfrm>
          <a:off x="0" y="40668"/>
          <a:ext cx="6419850" cy="934974"/>
        </a:xfrm>
        <a:prstGeom prst="rightArrow">
          <a:avLst>
            <a:gd name="adj1" fmla="val 50000"/>
            <a:gd name="adj2" fmla="val 50000"/>
          </a:avLst>
        </a:prstGeom>
        <a:solidFill>
          <a:srgbClr val="CD7F32"/>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254000" bIns="148427" numCol="1" spcCol="1270" anchor="ctr" anchorCtr="0">
          <a:noAutofit/>
        </a:bodyPr>
        <a:lstStyle/>
        <a:p>
          <a:pPr marL="0" lvl="0" indent="0" algn="l" defTabSz="711200">
            <a:lnSpc>
              <a:spcPct val="90000"/>
            </a:lnSpc>
            <a:spcBef>
              <a:spcPct val="0"/>
            </a:spcBef>
            <a:spcAft>
              <a:spcPct val="35000"/>
            </a:spcAft>
            <a:buNone/>
          </a:pPr>
          <a:r>
            <a:rPr lang="en-US" sz="1600" kern="1200"/>
            <a:t>Bronze: </a:t>
          </a:r>
          <a:r>
            <a:rPr lang="en-US" sz="1600" b="0" i="0" kern="1200"/>
            <a:t>El Capitan</a:t>
          </a:r>
          <a:endParaRPr lang="en-US" sz="1600" kern="1200"/>
        </a:p>
      </dsp:txBody>
      <dsp:txXfrm>
        <a:off x="0" y="274412"/>
        <a:ext cx="6186107" cy="467487"/>
      </dsp:txXfrm>
    </dsp:sp>
    <dsp:sp modelId="{D06CDD50-56DB-4EDE-82E6-21B010734DCD}">
      <dsp:nvSpPr>
        <dsp:cNvPr id="0" name=""/>
        <dsp:cNvSpPr/>
      </dsp:nvSpPr>
      <dsp:spPr>
        <a:xfrm>
          <a:off x="0" y="761668"/>
          <a:ext cx="1977313" cy="1801105"/>
        </a:xfrm>
        <a:prstGeom prst="rect">
          <a:avLst/>
        </a:prstGeom>
        <a:solidFill>
          <a:schemeClr val="lt1">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Encode (and decode) a secret message in the form of text and an image within an image</a:t>
          </a:r>
        </a:p>
      </dsp:txBody>
      <dsp:txXfrm>
        <a:off x="0" y="761668"/>
        <a:ext cx="1977313" cy="1801105"/>
      </dsp:txXfrm>
    </dsp:sp>
    <dsp:sp modelId="{1B787F06-75CF-463B-8655-0F8F84379CB8}">
      <dsp:nvSpPr>
        <dsp:cNvPr id="0" name=""/>
        <dsp:cNvSpPr/>
      </dsp:nvSpPr>
      <dsp:spPr>
        <a:xfrm>
          <a:off x="1977313" y="352326"/>
          <a:ext cx="4442536" cy="934974"/>
        </a:xfrm>
        <a:prstGeom prst="rightArrow">
          <a:avLst>
            <a:gd name="adj1" fmla="val 50000"/>
            <a:gd name="adj2" fmla="val 50000"/>
          </a:avLst>
        </a:prstGeom>
        <a:solidFill>
          <a:srgbClr val="C0C0C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254000" bIns="148427" numCol="1" spcCol="1270" anchor="ctr" anchorCtr="0">
          <a:noAutofit/>
        </a:bodyPr>
        <a:lstStyle/>
        <a:p>
          <a:pPr marL="0" lvl="0" indent="0" algn="l" defTabSz="711200">
            <a:lnSpc>
              <a:spcPct val="90000"/>
            </a:lnSpc>
            <a:spcBef>
              <a:spcPct val="0"/>
            </a:spcBef>
            <a:spcAft>
              <a:spcPct val="35000"/>
            </a:spcAft>
            <a:buNone/>
          </a:pPr>
          <a:r>
            <a:rPr lang="en-US" sz="1600" kern="1200"/>
            <a:t>Silver: </a:t>
          </a:r>
          <a:r>
            <a:rPr lang="en-US" sz="1600" b="0" i="0" kern="1200"/>
            <a:t>Patagonia</a:t>
          </a:r>
          <a:endParaRPr lang="en-US" sz="1600" kern="1200"/>
        </a:p>
      </dsp:txBody>
      <dsp:txXfrm>
        <a:off x="1977313" y="586070"/>
        <a:ext cx="4208793" cy="467487"/>
      </dsp:txXfrm>
    </dsp:sp>
    <dsp:sp modelId="{CD39D477-5441-41C1-99F3-3A5A8255DB17}">
      <dsp:nvSpPr>
        <dsp:cNvPr id="0" name=""/>
        <dsp:cNvSpPr/>
      </dsp:nvSpPr>
      <dsp:spPr>
        <a:xfrm>
          <a:off x="1977313" y="1073326"/>
          <a:ext cx="1977313" cy="1801105"/>
        </a:xfrm>
        <a:prstGeom prst="rect">
          <a:avLst/>
        </a:prstGeom>
        <a:solidFill>
          <a:schemeClr val="lt1">
            <a:hueOff val="0"/>
            <a:satOff val="0"/>
            <a:lumOff val="0"/>
            <a:alphaOff val="0"/>
          </a:schemeClr>
        </a:solidFill>
        <a:ln w="6350" cap="flat" cmpd="sng" algn="ctr">
          <a:solidFill>
            <a:schemeClr val="accent3">
              <a:hueOff val="-4901861"/>
              <a:satOff val="44828"/>
              <a:lumOff val="5098"/>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Encode (and decode) a secret message a GIF</a:t>
          </a:r>
          <a:endParaRPr lang="en-US" sz="1300" i="1" kern="1200"/>
        </a:p>
      </dsp:txBody>
      <dsp:txXfrm>
        <a:off x="1977313" y="1073326"/>
        <a:ext cx="1977313" cy="1801105"/>
      </dsp:txXfrm>
    </dsp:sp>
    <dsp:sp modelId="{D6607BE9-C419-4C01-8B52-3034659D861D}">
      <dsp:nvSpPr>
        <dsp:cNvPr id="0" name=""/>
        <dsp:cNvSpPr/>
      </dsp:nvSpPr>
      <dsp:spPr>
        <a:xfrm>
          <a:off x="3954627" y="663984"/>
          <a:ext cx="2465222" cy="934974"/>
        </a:xfrm>
        <a:prstGeom prst="rightArrow">
          <a:avLst>
            <a:gd name="adj1" fmla="val 50000"/>
            <a:gd name="adj2" fmla="val 50000"/>
          </a:avLst>
        </a:prstGeom>
        <a:solidFill>
          <a:srgbClr val="FFD700"/>
        </a:soli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60960" tIns="60960" rIns="254000" bIns="148427" numCol="1" spcCol="1270" anchor="ctr" anchorCtr="0">
          <a:noAutofit/>
        </a:bodyPr>
        <a:lstStyle/>
        <a:p>
          <a:pPr marL="0" lvl="0" indent="0" algn="l" defTabSz="711200">
            <a:lnSpc>
              <a:spcPct val="90000"/>
            </a:lnSpc>
            <a:spcBef>
              <a:spcPct val="0"/>
            </a:spcBef>
            <a:spcAft>
              <a:spcPct val="35000"/>
            </a:spcAft>
            <a:buNone/>
          </a:pPr>
          <a:r>
            <a:rPr lang="en-US" sz="1600" kern="1200"/>
            <a:t>Gold: Karakoram</a:t>
          </a:r>
        </a:p>
      </dsp:txBody>
      <dsp:txXfrm>
        <a:off x="3954627" y="897728"/>
        <a:ext cx="2231479" cy="467487"/>
      </dsp:txXfrm>
    </dsp:sp>
    <dsp:sp modelId="{645FB189-F30A-43BF-AFC1-6BDAA9CEFC9C}">
      <dsp:nvSpPr>
        <dsp:cNvPr id="0" name=""/>
        <dsp:cNvSpPr/>
      </dsp:nvSpPr>
      <dsp:spPr>
        <a:xfrm>
          <a:off x="3954627" y="1384985"/>
          <a:ext cx="1977313" cy="1774746"/>
        </a:xfrm>
        <a:prstGeom prst="rect">
          <a:avLst/>
        </a:prstGeom>
        <a:solidFill>
          <a:schemeClr val="lt1">
            <a:hueOff val="0"/>
            <a:satOff val="0"/>
            <a:lumOff val="0"/>
            <a:alphaOff val="0"/>
          </a:schemeClr>
        </a:solidFill>
        <a:ln w="6350" cap="flat" cmpd="sng" algn="ctr">
          <a:solidFill>
            <a:schemeClr val="accent3">
              <a:hueOff val="-9803721"/>
              <a:satOff val="89656"/>
              <a:lumOff val="10196"/>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9530" tIns="49530" rIns="49530" bIns="49530" numCol="1" spcCol="1270" anchor="t" anchorCtr="0">
          <a:noAutofit/>
        </a:bodyPr>
        <a:lstStyle/>
        <a:p>
          <a:pPr marL="0" lvl="0" indent="0" algn="l" defTabSz="577850">
            <a:lnSpc>
              <a:spcPct val="90000"/>
            </a:lnSpc>
            <a:spcBef>
              <a:spcPct val="0"/>
            </a:spcBef>
            <a:spcAft>
              <a:spcPct val="35000"/>
            </a:spcAft>
            <a:buNone/>
          </a:pPr>
          <a:r>
            <a:rPr lang="en-US" sz="1300" kern="1200"/>
            <a:t>Develop an application that can accept a secret message in any form (text, image, audio) and encode (and decode) it within an image.</a:t>
          </a:r>
        </a:p>
      </dsp:txBody>
      <dsp:txXfrm>
        <a:off x="3954627" y="1384985"/>
        <a:ext cx="1977313" cy="1774746"/>
      </dsp:txXfrm>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layout2.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layout3.xml><?xml version="1.0" encoding="utf-8"?>
<dgm:layoutDef xmlns:dgm="http://schemas.openxmlformats.org/drawingml/2006/diagram" xmlns:a="http://schemas.openxmlformats.org/drawingml/2006/main" uniqueId="urn:microsoft.com/office/officeart/2009/3/layout/IncreasingArrowsProcess">
  <dgm:title val=""/>
  <dgm:desc val=""/>
  <dgm:catLst>
    <dgm:cat type="process" pri="55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sampData>
  <dgm:styleData>
    <dgm:dataModel>
      <dgm:ptLst>
        <dgm:pt modelId="0" type="doc"/>
        <dgm:pt modelId="10">
          <dgm:prSet phldr="1"/>
        </dgm:pt>
        <dgm:pt modelId="11">
          <dgm:prSet phldr="1"/>
        </dgm:pt>
        <dgm:pt modelId="20">
          <dgm:prSet phldr="1"/>
        </dgm:pt>
        <dgm:pt modelId="21">
          <dgm:prSet phldr="1"/>
        </dgm:pt>
      </dgm:ptLst>
      <dgm:cxnLst>
        <dgm:cxn modelId="40" srcId="0" destId="10" srcOrd="0" destOrd="0"/>
        <dgm:cxn modelId="12" srcId="10" destId="11" srcOrd="0" destOrd="0"/>
        <dgm:cxn modelId="50" srcId="0" destId="20" srcOrd="1" destOrd="0"/>
        <dgm:cxn modelId="22" srcId="20" destId="21" srcOrd="0" destOrd="0"/>
      </dgm:cxnLst>
      <dgm:bg/>
      <dgm:whole/>
    </dgm:dataModel>
  </dgm:styleData>
  <dgm:clr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40" srcId="0" destId="10" srcOrd="0" destOrd="0"/>
        <dgm:cxn modelId="12" srcId="10" destId="11" srcOrd="0" destOrd="0"/>
        <dgm:cxn modelId="50" srcId="0" destId="20" srcOrd="1" destOrd="0"/>
        <dgm:cxn modelId="22" srcId="20" destId="21" srcOrd="0" destOrd="0"/>
        <dgm:cxn modelId="60" srcId="0" destId="30" srcOrd="2" destOrd="0"/>
        <dgm:cxn modelId="32" srcId="30" destId="31" srcOrd="0" destOrd="0"/>
      </dgm:cxnLst>
      <dgm:bg/>
      <dgm:whole/>
    </dgm:dataModel>
  </dgm:clrData>
  <dgm:layoutNode name="Name0">
    <dgm:varLst>
      <dgm:chMax val="5"/>
      <dgm:chPref val="5"/>
      <dgm:dir/>
      <dgm:animLvl val="lvl"/>
    </dgm:varLst>
    <dgm:shape xmlns:r="http://schemas.openxmlformats.org/officeDocument/2006/relationships" r:blip="">
      <dgm:adjLst/>
    </dgm:shape>
    <dgm:choose name="Name1">
      <dgm:if name="Name2" axis="ch" ptType="node" func="cnt" op="equ" val="1">
        <dgm:choose name="Name3">
          <dgm:if name="Name4" axis="ch ch" ptType="node node" func="cnt" op="equ" val="0">
            <dgm:alg type="composite">
              <dgm:param type="ar" val="6.8662"/>
            </dgm:alg>
            <dgm:choose name="Name5">
              <dgm:if name="Name6" func="var" arg="dir" op="equ" val="norm">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if>
              <dgm:else name="Name7">
                <dgm:constrLst>
                  <dgm:constr type="primFontSz" for="des" forName="parentText1" val="65"/>
                  <dgm:constr type="l" for="ch" forName="parentText1" refType="w" fact="0"/>
                  <dgm:constr type="t" for="ch" forName="parentText1" refType="h" fact="0"/>
                  <dgm:constr type="w" for="ch" forName="parentText1" refType="w"/>
                  <dgm:constr type="h" for="ch" forName="parentText1" refType="h"/>
                </dgm:constrLst>
              </dgm:else>
            </dgm:choose>
          </dgm:if>
          <dgm:else name="Name8">
            <dgm:alg type="composite">
              <dgm:param type="ar" val="1.9864"/>
            </dgm:alg>
            <dgm:choose name="Name9">
              <dgm:if name="Name10" func="var" arg="dir" op="equ" val="norm">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
                  <dgm:constr type="t" for="ch" forName="childText1" refType="h" fact="0.224"/>
                  <dgm:constr type="w" for="ch" forName="childText1" refType="w" fact="0.9241"/>
                  <dgm:constr type="h" for="ch" forName="childText1" refType="h" fact="0.776"/>
                </dgm:constrLst>
              </dgm:if>
              <dgm:else name="Name11">
                <dgm:constrLst>
                  <dgm:constr type="primFontSz" for="des" forName="childText1" val="65"/>
                  <dgm:constr type="primFontSz" for="des" forName="parentText1" val="65"/>
                  <dgm:constr type="primFontSz" for="des" forName="childText1" refType="primFontSz" refFor="des" refForName="parentText1" op="lte"/>
                  <dgm:constr type="l" for="ch" forName="parentText1" refType="w" fact="0"/>
                  <dgm:constr type="t" for="ch" forName="parentText1" refType="h" fact="0"/>
                  <dgm:constr type="w" for="ch" forName="parentText1" refType="w"/>
                  <dgm:constr type="h" for="ch" forName="parentText1" refType="h" fact="0.2893"/>
                  <dgm:constr type="l" for="ch" forName="childText1" refType="w" fact="0.076"/>
                  <dgm:constr type="t" for="ch" forName="childText1" refType="h" fact="0.224"/>
                  <dgm:constr type="w" for="ch" forName="childText1" refType="w" fact="0.9241"/>
                  <dgm:constr type="h" for="ch" forName="childText1" refType="h" fact="0.776"/>
                </dgm:constrLst>
              </dgm:else>
            </dgm:choose>
          </dgm:else>
        </dgm:choose>
      </dgm:if>
      <dgm:if name="Name12" axis="ch" ptType="node" func="cnt" op="equ" val="2">
        <dgm:choose name="Name13">
          <dgm:if name="Name14" axis="ch ch" ptType="node node" func="cnt" op="equ" val="0">
            <dgm:alg type="composite">
              <dgm:param type="ar" val="5.1498"/>
            </dgm:alg>
            <dgm:choose name="Name15">
              <dgm:if name="Name16" func="var" arg="dir" op="equ" val="norm">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462"/>
                  <dgm:constr type="t" for="ch" forName="parentText2" refType="h" fact="0.2499"/>
                  <dgm:constr type="w" for="ch" forName="parentText2" refType="w" fact="0.538"/>
                  <dgm:constr type="h" for="ch" forName="parentText2" refType="h" fact="0.7501"/>
                </dgm:constrLst>
              </dgm:if>
              <dgm:else name="Name17">
                <dgm:constrLst>
                  <dgm:constr type="primFontSz" for="des" forName="parentText1" val="65"/>
                  <dgm:constr type="primFontSz" for="des" forName="parentText2" refType="primFontSz" refFor="des" refForName="parentText1" op="equ"/>
                  <dgm:constr type="l" for="ch" forName="parentText1" refType="w" fact="0"/>
                  <dgm:constr type="t" for="ch" forName="parentText1" refType="h" fact="0"/>
                  <dgm:constr type="w" for="ch" forName="parentText1" refType="w"/>
                  <dgm:constr type="h" for="ch" forName="parentText1" refType="h" fact="0.7501"/>
                  <dgm:constr type="l" for="ch" forName="parentText2" refType="w" fact="0"/>
                  <dgm:constr type="t" for="ch" forName="parentText2" refType="h" fact="0.2499"/>
                  <dgm:constr type="w" for="ch" forName="parentText2" refType="w" fact="0.538"/>
                  <dgm:constr type="h" for="ch" forName="parentText2" refType="h" fact="0.7501"/>
                </dgm:constrLst>
              </dgm:else>
            </dgm:choose>
          </dgm:if>
          <dgm:else name="Name18">
            <dgm:alg type="composite">
              <dgm:param type="ar" val="2.0563"/>
            </dgm:alg>
            <dgm:choose name="Name19">
              <dgm:if name="Name2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462"/>
                  <dgm:constr type="t" for="ch" forName="parentText2" refType="h" fact="0.0998"/>
                  <dgm:constr type="w" for="ch" forName="parentText2" refType="w" fact="0.538"/>
                  <dgm:constr type="h" for="ch" forName="parentText2" refType="h" fact="0.2995"/>
                  <dgm:constr type="l" for="ch" forName="childText1" refType="w" fact="0"/>
                  <dgm:constr type="t" for="ch" forName="childText1" refType="h" fact="0.2317"/>
                  <dgm:constr type="w" for="ch" forName="childText1" refType="w" fact="0.462"/>
                  <dgm:constr type="h" for="ch" forName="childText1" refType="h" fact="0.6685"/>
                  <dgm:constr type="l" for="ch" forName="childText2" refType="w" fact="0.462"/>
                  <dgm:constr type="t" for="ch" forName="childText2" refType="h" fact="0.3315"/>
                  <dgm:constr type="w" for="ch" forName="childText2" refType="w" fact="0.462"/>
                  <dgm:constr type="h" for="ch" forName="childText2" refType="h" fact="0.6685"/>
                </dgm:constrLst>
              </dgm:if>
              <dgm:else name="Name2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parentText2" refType="primFontSz" refFor="des" refForName="parentText1" op="equ"/>
                  <dgm:constr type="primFontSz" for="des" forName="childText2" refType="primFontSz" refFor="des" refForName="childText1" op="equ"/>
                  <dgm:constr type="l" for="ch" forName="parentText1" refType="w" fact="0"/>
                  <dgm:constr type="t" for="ch" forName="parentText1" refType="h" fact="0"/>
                  <dgm:constr type="w" for="ch" forName="parentText1" refType="w"/>
                  <dgm:constr type="h" for="ch" forName="parentText1" refType="h" fact="0.2995"/>
                  <dgm:constr type="l" for="ch" forName="parentText2" refType="w" fact="0"/>
                  <dgm:constr type="t" for="ch" forName="parentText2" refType="h" fact="0.0998"/>
                  <dgm:constr type="w" for="ch" forName="parentText2" refType="w" fact="0.538"/>
                  <dgm:constr type="h" for="ch" forName="parentText2" refType="h" fact="0.2995"/>
                  <dgm:constr type="l" for="ch" forName="childText1" refType="w" fact="0.538"/>
                  <dgm:constr type="t" for="ch" forName="childText1" refType="h" fact="0.2317"/>
                  <dgm:constr type="w" for="ch" forName="childText1" refType="w" fact="0.462"/>
                  <dgm:constr type="h" for="ch" forName="childText1" refType="h" fact="0.6685"/>
                  <dgm:constr type="l" for="ch" forName="childText2" refType="w" fact="0.076"/>
                  <dgm:constr type="t" for="ch" forName="childText2" refType="h" fact="0.3315"/>
                  <dgm:constr type="w" for="ch" forName="childText2" refType="w" fact="0.462"/>
                  <dgm:constr type="h" for="ch" forName="childText2" refType="h" fact="0.6685"/>
                </dgm:constrLst>
              </dgm:else>
            </dgm:choose>
          </dgm:else>
        </dgm:choose>
      </dgm:if>
      <dgm:if name="Name22" axis="ch" ptType="node" func="cnt" op="equ" val="3">
        <dgm:choose name="Name23">
          <dgm:if name="Name24" axis="ch ch" ptType="node node" func="cnt" op="equ" val="0">
            <dgm:alg type="composite">
              <dgm:param type="ar" val="4.1198"/>
            </dgm:alg>
            <dgm:choose name="Name25">
              <dgm:if name="Name2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308"/>
                  <dgm:constr type="t" for="ch" forName="parentText2" refType="h" fact="0.2"/>
                  <dgm:constr type="w" for="ch" forName="parentText2" refType="w" fact="0.692"/>
                  <dgm:constr type="h" for="ch" forName="parentText2" refType="h" fact="0.6"/>
                  <dgm:constr type="l" for="ch" forName="parentText3" refType="w" fact="0.616"/>
                  <dgm:constr type="t" for="ch" forName="parentText3" refType="h" fact="0.4"/>
                  <dgm:constr type="w" for="ch" forName="parentText3" refType="w" fact="0.384"/>
                  <dgm:constr type="h" for="ch" forName="parentText3" refType="h" fact="0.6"/>
                </dgm:constrLst>
              </dgm:if>
              <dgm:else name="Name2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l" for="ch" forName="parentText1" refType="w" fact="0"/>
                  <dgm:constr type="t" for="ch" forName="parentText1" refType="h" fact="0"/>
                  <dgm:constr type="w" for="ch" forName="parentText1" refType="w"/>
                  <dgm:constr type="h" for="ch" forName="parentText1" refType="h" fact="0.6"/>
                  <dgm:constr type="l" for="ch" forName="parentText2" refType="w" fact="0"/>
                  <dgm:constr type="t" for="ch" forName="parentText2" refType="h" fact="0.2"/>
                  <dgm:constr type="w" for="ch" forName="parentText2" refType="w" fact="0.692"/>
                  <dgm:constr type="h" for="ch" forName="parentText2" refType="h" fact="0.6"/>
                  <dgm:constr type="l" for="ch" forName="parentText3" refType="w" fact="0"/>
                  <dgm:constr type="t" for="ch" forName="parentText3" refType="h" fact="0.4"/>
                  <dgm:constr type="w" for="ch" forName="parentText3" refType="w" fact="0.384"/>
                  <dgm:constr type="h" for="ch" forName="parentText3" refType="h" fact="0.6"/>
                </dgm:constrLst>
              </dgm:else>
            </dgm:choose>
          </dgm:if>
          <dgm:else name="Name28">
            <dgm:alg type="composite">
              <dgm:param type="ar" val="2.0702"/>
            </dgm:alg>
            <dgm:choose name="Name29">
              <dgm:if name="Name3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
                  <dgm:constr type="t" for="ch" forName="childText1" refType="h" fact="0.2325"/>
                  <dgm:constr type="w" for="ch" forName="childText1" refType="w" fact="0.308"/>
                  <dgm:constr type="h" for="ch" forName="childText1" refType="h" fact="0.5808"/>
                  <dgm:constr type="l" for="ch" forName="childText2" refType="w" fact="0.308"/>
                  <dgm:constr type="t" for="ch" forName="childText2" refType="h" fact="0.333"/>
                  <dgm:constr type="w" for="ch" forName="childText2" refType="w" fact="0.308"/>
                  <dgm:constr type="h" for="ch" forName="childText2" refType="h" fact="0.5808"/>
                  <dgm:constr type="l" for="ch" forName="childText3" refType="w" fact="0.61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308"/>
                  <dgm:constr type="t" for="ch" forName="parentText2" refType="h" fact="0.1005"/>
                  <dgm:constr type="w" for="ch" forName="parentText2" refType="w" fact="0.692"/>
                  <dgm:constr type="h" for="ch" forName="parentText2" refType="h" fact="0.3015"/>
                  <dgm:constr type="l" for="ch" forName="parentText3" refType="w" fact="0.616"/>
                  <dgm:constr type="t" for="ch" forName="parentText3" refType="h" fact="0.201"/>
                  <dgm:constr type="w" for="ch" forName="parentText3" refType="w" fact="0.384"/>
                  <dgm:constr type="h" for="ch" forName="parentText3" refType="h" fact="0.3015"/>
                </dgm:constrLst>
              </dgm:if>
              <dgm:else name="Name3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parentText2" refType="primFontSz" refFor="des" refForName="parentText1" op="equ"/>
                  <dgm:constr type="primFontSz" for="des" forName="parentText3"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l" for="ch" forName="childText1" refType="w" fact="0.692"/>
                  <dgm:constr type="t" for="ch" forName="childText1" refType="h" fact="0.2325"/>
                  <dgm:constr type="w" for="ch" forName="childText1" refType="w" fact="0.308"/>
                  <dgm:constr type="h" for="ch" forName="childText1" refType="h" fact="0.5808"/>
                  <dgm:constr type="l" for="ch" forName="childText2" refType="w" fact="0.384"/>
                  <dgm:constr type="t" for="ch" forName="childText2" refType="h" fact="0.333"/>
                  <dgm:constr type="w" for="ch" forName="childText2" refType="w" fact="0.308"/>
                  <dgm:constr type="h" for="ch" forName="childText2" refType="h" fact="0.5808"/>
                  <dgm:constr type="l" for="ch" forName="childText3" refType="w" fact="0.076"/>
                  <dgm:constr type="t" for="ch" forName="childText3" refType="h" fact="0.4335"/>
                  <dgm:constr type="w" for="ch" forName="childText3" refType="w" fact="0.308"/>
                  <dgm:constr type="h" for="ch" forName="childText3" refType="h" fact="0.5723"/>
                  <dgm:constr type="l" for="ch" forName="parentText1" refType="w" fact="0"/>
                  <dgm:constr type="t" for="ch" forName="parentText1" refType="h" fact="0"/>
                  <dgm:constr type="w" for="ch" forName="parentText1" refType="w"/>
                  <dgm:constr type="h" for="ch" forName="parentText1" refType="h" fact="0.3015"/>
                  <dgm:constr type="l" for="ch" forName="parentText2" refType="w" fact="0"/>
                  <dgm:constr type="t" for="ch" forName="parentText2" refType="h" fact="0.1005"/>
                  <dgm:constr type="w" for="ch" forName="parentText2" refType="w" fact="0.692"/>
                  <dgm:constr type="h" for="ch" forName="parentText2" refType="h" fact="0.3015"/>
                  <dgm:constr type="l" for="ch" forName="parentText3" refType="w" fact="0"/>
                  <dgm:constr type="t" for="ch" forName="parentText3" refType="h" fact="0.201"/>
                  <dgm:constr type="w" for="ch" forName="parentText3" refType="w" fact="0.384"/>
                  <dgm:constr type="h" for="ch" forName="parentText3" refType="h" fact="0.3015"/>
                </dgm:constrLst>
              </dgm:else>
            </dgm:choose>
          </dgm:else>
        </dgm:choose>
      </dgm:if>
      <dgm:if name="Name32" axis="ch" ptType="node" func="cnt" op="equ" val="4">
        <dgm:choose name="Name33">
          <dgm:if name="Name34" axis="ch ch" ptType="node node" func="cnt" op="equ" val="0">
            <dgm:alg type="composite">
              <dgm:param type="ar" val="3.435"/>
            </dgm:alg>
            <dgm:choose name="Name35">
              <dgm:if name="Name3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2305"/>
                  <dgm:constr type="t" for="ch" forName="parentText2" refType="h" fact="0.1666"/>
                  <dgm:constr type="w" for="ch" forName="parentText2" refType="w" fact="0.7695"/>
                  <dgm:constr type="h" for="ch" forName="parentText2" refType="h" fact="0.5001"/>
                  <dgm:constr type="l" for="ch" forName="parentText3" refType="w" fact="0.461"/>
                  <dgm:constr type="t" for="ch" forName="parentText3" refType="h" fact="0.3333"/>
                  <dgm:constr type="w" for="ch" forName="parentText3" refType="w" fact="0.539"/>
                  <dgm:constr type="h" for="ch" forName="parentText3" refType="h" fact="0.5001"/>
                  <dgm:constr type="l" for="ch" forName="parentText4" refType="w" fact="0.6915"/>
                  <dgm:constr type="t" for="ch" forName="parentText4" refType="h" fact="0.4999"/>
                  <dgm:constr type="w" for="ch" forName="parentText4" refType="w" fact="0.3085"/>
                  <dgm:constr type="h" for="ch" forName="parentText4" refType="h" fact="0.5001"/>
                </dgm:constrLst>
              </dgm:if>
              <dgm:else name="Name3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l" for="ch" forName="parentText1" refType="w" fact="0"/>
                  <dgm:constr type="t" for="ch" forName="parentText1" refType="h" fact="0"/>
                  <dgm:constr type="w" for="ch" forName="parentText1" refType="w"/>
                  <dgm:constr type="h" for="ch" forName="parentText1" refType="h" fact="0.5001"/>
                  <dgm:constr type="l" for="ch" forName="parentText2" refType="w" fact="0"/>
                  <dgm:constr type="t" for="ch" forName="parentText2" refType="h" fact="0.1666"/>
                  <dgm:constr type="w" for="ch" forName="parentText2" refType="w" fact="0.7695"/>
                  <dgm:constr type="h" for="ch" forName="parentText2" refType="h" fact="0.5001"/>
                  <dgm:constr type="l" for="ch" forName="parentText3" refType="w" fact="0"/>
                  <dgm:constr type="t" for="ch" forName="parentText3" refType="h" fact="0.3333"/>
                  <dgm:constr type="w" for="ch" forName="parentText3" refType="w" fact="0.539"/>
                  <dgm:constr type="h" for="ch" forName="parentText3" refType="h" fact="0.5001"/>
                  <dgm:constr type="l" for="ch" forName="parentText4" refType="w" fact="0"/>
                  <dgm:constr type="t" for="ch" forName="parentText4" refType="h" fact="0.4999"/>
                  <dgm:constr type="w" for="ch" forName="parentText4" refType="w" fact="0.3085"/>
                  <dgm:constr type="h" for="ch" forName="parentText4" refType="h" fact="0.5001"/>
                </dgm:constrLst>
              </dgm:else>
            </dgm:choose>
          </dgm:if>
          <dgm:else name="Name38">
            <dgm:alg type="composite">
              <dgm:param type="ar" val="1.9377"/>
            </dgm:alg>
            <dgm:choose name="Name39">
              <dgm:if name="Name4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
                  <dgm:constr type="t" for="ch" forName="childText1" refType="h" fact="0.218"/>
                  <dgm:constr type="w" for="ch" forName="childText1" refType="w" fact="0.2305"/>
                  <dgm:constr type="h" for="ch" forName="childText1" refType="h" fact="0.5218"/>
                  <dgm:constr type="l" for="ch" forName="childText2" refType="w" fact="0.2305"/>
                  <dgm:constr type="t" for="ch" forName="childText2" refType="h" fact="0.312"/>
                  <dgm:constr type="w" for="ch" forName="childText2" refType="w" fact="0.2305"/>
                  <dgm:constr type="h" for="ch" forName="childText2" refType="h" fact="0.5085"/>
                  <dgm:constr type="l" for="ch" forName="childText3" refType="w" fact="0.461"/>
                  <dgm:constr type="t" for="ch" forName="childText3" refType="h" fact="0.406"/>
                  <dgm:constr type="w" for="ch" forName="childText3" refType="w" fact="0.2305"/>
                  <dgm:constr type="h" for="ch" forName="childText3" refType="h" fact="0.5119"/>
                  <dgm:constr type="l" for="ch" forName="childText4" refType="w" fact="0.6915"/>
                  <dgm:constr type="t" for="ch" forName="childText4" refType="h" fact="0.5"/>
                  <dgm:constr type="w" for="ch" forName="childText4" refType="w" fact="0.232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2305"/>
                  <dgm:constr type="t" for="ch" forName="parentText2" refType="h" fact="0.094"/>
                  <dgm:constr type="w" for="ch" forName="parentText2" refType="w" fact="0.7695"/>
                  <dgm:constr type="h" for="ch" forName="parentText2" refType="h" fact="0.2821"/>
                  <dgm:constr type="l" for="ch" forName="parentText3" refType="w" fact="0.461"/>
                  <dgm:constr type="t" for="ch" forName="parentText3" refType="h" fact="0.188"/>
                  <dgm:constr type="w" for="ch" forName="parentText3" refType="w" fact="0.539"/>
                  <dgm:constr type="h" for="ch" forName="parentText3" refType="h" fact="0.2821"/>
                  <dgm:constr type="l" for="ch" forName="parentText4" refType="w" fact="0.6915"/>
                  <dgm:constr type="t" for="ch" forName="parentText4" refType="h" fact="0.282"/>
                  <dgm:constr type="w" for="ch" forName="parentText4" refType="w" fact="0.3085"/>
                  <dgm:constr type="h" for="ch" forName="parentText4" refType="h" fact="0.2821"/>
                </dgm:constrLst>
              </dgm:if>
              <dgm:else name="Name4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l" for="ch" forName="childText1" refType="w" fact="0.7695"/>
                  <dgm:constr type="t" for="ch" forName="childText1" refType="h" fact="0.218"/>
                  <dgm:constr type="w" for="ch" forName="childText1" refType="w" fact="0.2305"/>
                  <dgm:constr type="h" for="ch" forName="childText1" refType="h" fact="0.5218"/>
                  <dgm:constr type="l" for="ch" forName="childText2" refType="w" fact="0.539"/>
                  <dgm:constr type="t" for="ch" forName="childText2" refType="h" fact="0.312"/>
                  <dgm:constr type="w" for="ch" forName="childText2" refType="w" fact="0.2305"/>
                  <dgm:constr type="h" for="ch" forName="childText2" refType="h" fact="0.5085"/>
                  <dgm:constr type="l" for="ch" forName="childText3" refType="w" fact="0.3085"/>
                  <dgm:constr type="t" for="ch" forName="childText3" refType="h" fact="0.406"/>
                  <dgm:constr type="w" for="ch" forName="childText3" refType="w" fact="0.2305"/>
                  <dgm:constr type="h" for="ch" forName="childText3" refType="h" fact="0.5119"/>
                  <dgm:constr type="l" for="ch" forName="childText4" refType="w" fact="0.076"/>
                  <dgm:constr type="t" for="ch" forName="childText4" refType="h" fact="0.5"/>
                  <dgm:constr type="w" for="ch" forName="childText4" refType="w" fact="0.2346"/>
                  <dgm:constr type="h" for="ch" forName="childText4" refType="h" fact="0.5179"/>
                  <dgm:constr type="l" for="ch" forName="parentText1" refType="w" fact="0"/>
                  <dgm:constr type="t" for="ch" forName="parentText1" refType="h" fact="0"/>
                  <dgm:constr type="w" for="ch" forName="parentText1" refType="w"/>
                  <dgm:constr type="h" for="ch" forName="parentText1" refType="h" fact="0.2821"/>
                  <dgm:constr type="l" for="ch" forName="parentText2" refType="w" fact="0"/>
                  <dgm:constr type="t" for="ch" forName="parentText2" refType="h" fact="0.094"/>
                  <dgm:constr type="w" for="ch" forName="parentText2" refType="w" fact="0.7695"/>
                  <dgm:constr type="h" for="ch" forName="parentText2" refType="h" fact="0.2821"/>
                  <dgm:constr type="l" for="ch" forName="parentText3" refType="w" fact="0"/>
                  <dgm:constr type="t" for="ch" forName="parentText3" refType="h" fact="0.188"/>
                  <dgm:constr type="w" for="ch" forName="parentText3" refType="w" fact="0.539"/>
                  <dgm:constr type="h" for="ch" forName="parentText3" refType="h" fact="0.2821"/>
                  <dgm:constr type="l" for="ch" forName="parentText4" refType="w" fact="0"/>
                  <dgm:constr type="t" for="ch" forName="parentText4" refType="h" fact="0.282"/>
                  <dgm:constr type="w" for="ch" forName="parentText4" refType="w" fact="0.3085"/>
                  <dgm:constr type="h" for="ch" forName="parentText4" refType="h" fact="0.2821"/>
                </dgm:constrLst>
              </dgm:else>
            </dgm:choose>
          </dgm:else>
        </dgm:choose>
      </dgm:if>
      <dgm:else name="Name42">
        <dgm:choose name="Name43">
          <dgm:if name="Name44" axis="ch ch" ptType="node node" func="cnt" op="equ" val="0">
            <dgm:alg type="composite">
              <dgm:param type="ar" val="2.9463"/>
            </dgm:alg>
            <dgm:choose name="Name45">
              <dgm:if name="Name46" func="var" arg="dir" op="equ" val="norm">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1848"/>
                  <dgm:constr type="t" for="ch" forName="parentText2" refType="h" fact="0.1429"/>
                  <dgm:constr type="w" for="ch" forName="parentText2" refType="w" fact="0.8152"/>
                  <dgm:constr type="h" for="ch" forName="parentText2" refType="h" fact="0.4285"/>
                  <dgm:constr type="l" for="ch" forName="parentText3" refType="w" fact="0.3696"/>
                  <dgm:constr type="t" for="ch" forName="parentText3" refType="h" fact="0.2858"/>
                  <dgm:constr type="w" for="ch" forName="parentText3" refType="w" fact="0.6304"/>
                  <dgm:constr type="h" for="ch" forName="parentText3" refType="h" fact="0.4285"/>
                  <dgm:constr type="l" for="ch" forName="parentText4" refType="w" fact="0.5545"/>
                  <dgm:constr type="t" for="ch" forName="parentText4" refType="h" fact="0.4286"/>
                  <dgm:constr type="w" for="ch" forName="parentText4" refType="w" fact="0.4455"/>
                  <dgm:constr type="h" for="ch" forName="parentText4" refType="h" fact="0.4285"/>
                  <dgm:constr type="l" for="ch" forName="parentText5" refType="w" fact="0.7393"/>
                  <dgm:constr type="t" for="ch" forName="parentText5" refType="h" fact="0.5715"/>
                  <dgm:constr type="w" for="ch" forName="parentText5" refType="w" fact="0.2607"/>
                  <dgm:constr type="h" for="ch" forName="parentText5" refType="h" fact="0.4285"/>
                </dgm:constrLst>
              </dgm:if>
              <dgm:else name="Name47">
                <dgm:constrLst>
                  <dgm:constr type="primFontSz" for="des" forName="parentText1" val="65"/>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l" for="ch" forName="parentText1" refType="w" fact="0"/>
                  <dgm:constr type="t" for="ch" forName="parentText1" refType="h" fact="0"/>
                  <dgm:constr type="w" for="ch" forName="parentText1" refType="w"/>
                  <dgm:constr type="h" for="ch" forName="parentText1" refType="h" fact="0.4285"/>
                  <dgm:constr type="l" for="ch" forName="parentText2" refType="w" fact="0"/>
                  <dgm:constr type="t" for="ch" forName="parentText2" refType="h" fact="0.1429"/>
                  <dgm:constr type="w" for="ch" forName="parentText2" refType="w" fact="0.8152"/>
                  <dgm:constr type="h" for="ch" forName="parentText2" refType="h" fact="0.4285"/>
                  <dgm:constr type="l" for="ch" forName="parentText3" refType="w" fact="0"/>
                  <dgm:constr type="t" for="ch" forName="parentText3" refType="h" fact="0.2858"/>
                  <dgm:constr type="w" for="ch" forName="parentText3" refType="w" fact="0.6304"/>
                  <dgm:constr type="h" for="ch" forName="parentText3" refType="h" fact="0.4285"/>
                  <dgm:constr type="l" for="ch" forName="parentText4" refType="w" fact="0"/>
                  <dgm:constr type="t" for="ch" forName="parentText4" refType="h" fact="0.4286"/>
                  <dgm:constr type="w" for="ch" forName="parentText4" refType="w" fact="0.4455"/>
                  <dgm:constr type="h" for="ch" forName="parentText4" refType="h" fact="0.4285"/>
                  <dgm:constr type="l" for="ch" forName="parentText5" refType="w" fact="0"/>
                  <dgm:constr type="t" for="ch" forName="parentText5" refType="h" fact="0.5715"/>
                  <dgm:constr type="w" for="ch" forName="parentText5" refType="w" fact="0.2607"/>
                  <dgm:constr type="h" for="ch" forName="parentText5" refType="h" fact="0.4285"/>
                </dgm:constrLst>
              </dgm:else>
            </dgm:choose>
          </dgm:if>
          <dgm:else name="Name48">
            <dgm:alg type="composite">
              <dgm:param type="ar" val="1.7837"/>
            </dgm:alg>
            <dgm:choose name="Name49">
              <dgm:if name="Name50" func="var" arg="dir" op="equ" val="norm">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
                  <dgm:constr type="t" for="ch" forName="childText1" refType="h" fact="0.1997"/>
                  <dgm:constr type="w" for="ch" forName="childText1" refType="w" fact="0.18482"/>
                  <dgm:constr type="h" for="ch" forName="childText1" refType="h" fact="0.4763"/>
                  <dgm:constr type="l" for="ch" forName="childText2" refType="w" fact="0.1848"/>
                  <dgm:constr type="t" for="ch" forName="childText2" refType="h" fact="0.2862"/>
                  <dgm:constr type="w" for="ch" forName="childText2" refType="w" fact="0.18482"/>
                  <dgm:constr type="h" for="ch" forName="childText2" refType="h" fact="0.4763"/>
                  <dgm:constr type="l" for="ch" forName="childText3" refType="w" fact="0.3696"/>
                  <dgm:constr type="t" for="ch" forName="childText3" refType="h" fact="0.3727"/>
                  <dgm:constr type="w" for="ch" forName="childText3" refType="w" fact="0.18482"/>
                  <dgm:constr type="h" for="ch" forName="childText3" refType="h" fact="0.4763"/>
                  <dgm:constr type="l" for="ch" forName="childText4" refType="w" fact="0.5545"/>
                  <dgm:constr type="t" for="ch" forName="childText4" refType="h" fact="0.4592"/>
                  <dgm:constr type="w" for="ch" forName="childText4" refType="w" fact="0.18482"/>
                  <dgm:constr type="h" for="ch" forName="childText4" refType="h" fact="0.4763"/>
                  <dgm:constr type="l" for="ch" forName="childText5" refType="w" fact="0.7393"/>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1848"/>
                  <dgm:constr type="t" for="ch" forName="parentText2" refType="h" fact="0.0865"/>
                  <dgm:constr type="w" for="ch" forName="parentText2" refType="w" fact="0.8152"/>
                  <dgm:constr type="h" for="ch" forName="parentText2" refType="h" fact="0.2594"/>
                  <dgm:constr type="l" for="ch" forName="parentText3" refType="w" fact="0.3696"/>
                  <dgm:constr type="t" for="ch" forName="parentText3" refType="h" fact="0.173"/>
                  <dgm:constr type="w" for="ch" forName="parentText3" refType="w" fact="0.6304"/>
                  <dgm:constr type="h" for="ch" forName="parentText3" refType="h" fact="0.2594"/>
                  <dgm:constr type="l" for="ch" forName="parentText4" refType="w" fact="0.5545"/>
                  <dgm:constr type="t" for="ch" forName="parentText4" refType="h" fact="0.2595"/>
                  <dgm:constr type="w" for="ch" forName="parentText4" refType="w" fact="0.4455"/>
                  <dgm:constr type="h" for="ch" forName="parentText4" refType="h" fact="0.2594"/>
                  <dgm:constr type="l" for="ch" forName="parentText5" refType="w" fact="0.7393"/>
                  <dgm:constr type="t" for="ch" forName="parentText5" refType="h" fact="0.346"/>
                  <dgm:constr type="w" for="ch" forName="parentText5" refType="w" fact="0.2607"/>
                  <dgm:constr type="h" for="ch" forName="parentText5" refType="h" fact="0.2594"/>
                </dgm:constrLst>
              </dgm:if>
              <dgm:else name="Name51">
                <dgm:constrLst>
                  <dgm:constr type="primFontSz" for="des" forName="childText1" val="65"/>
                  <dgm:constr type="primFontSz" for="des" forName="parentText1" val="65"/>
                  <dgm:constr type="primFontSz" for="des" forName="childText1" refType="primFontSz" refFor="des" refForName="parentText1" op="lte"/>
                  <dgm:constr type="primFontSz" for="des" forName="childText2" refType="primFontSz" refFor="des" refForName="parentText1" op="lte"/>
                  <dgm:constr type="primFontSz" for="des" forName="childText3" refType="primFontSz" refFor="des" refForName="parentText1" op="lte"/>
                  <dgm:constr type="primFontSz" for="des" forName="childText4" refType="primFontSz" refFor="des" refForName="parentText1" op="lte"/>
                  <dgm:constr type="primFontSz" for="des" forName="childText5" refType="primFontSz" refFor="des" refForName="parentText1" op="lte"/>
                  <dgm:constr type="primFontSz" for="des" forName="childText1" refType="primFontSz" refFor="des" refForName="parentText2" op="lte"/>
                  <dgm:constr type="primFontSz" for="des" forName="childText2" refType="primFontSz" refFor="des" refForName="parentText2" op="lte"/>
                  <dgm:constr type="primFontSz" for="des" forName="childText3" refType="primFontSz" refFor="des" refForName="parentText2" op="lte"/>
                  <dgm:constr type="primFontSz" for="des" forName="childText4" refType="primFontSz" refFor="des" refForName="parentText2" op="lte"/>
                  <dgm:constr type="primFontSz" for="des" forName="childText5" refType="primFontSz" refFor="des" refForName="parentText2" op="lte"/>
                  <dgm:constr type="primFontSz" for="des" forName="childText1" refType="primFontSz" refFor="des" refForName="parentText3" op="lte"/>
                  <dgm:constr type="primFontSz" for="des" forName="childText2" refType="primFontSz" refFor="des" refForName="parentText3" op="lte"/>
                  <dgm:constr type="primFontSz" for="des" forName="childText3" refType="primFontSz" refFor="des" refForName="parentText3" op="lte"/>
                  <dgm:constr type="primFontSz" for="des" forName="childText4" refType="primFontSz" refFor="des" refForName="parentText3" op="lte"/>
                  <dgm:constr type="primFontSz" for="des" forName="childText5" refType="primFontSz" refFor="des" refForName="parentText3" op="lte"/>
                  <dgm:constr type="primFontSz" for="des" forName="childText1" refType="primFontSz" refFor="des" refForName="parentText4" op="lte"/>
                  <dgm:constr type="primFontSz" for="des" forName="childText2" refType="primFontSz" refFor="des" refForName="parentText4" op="lte"/>
                  <dgm:constr type="primFontSz" for="des" forName="childText3" refType="primFontSz" refFor="des" refForName="parentText4" op="lte"/>
                  <dgm:constr type="primFontSz" for="des" forName="childText4" refType="primFontSz" refFor="des" refForName="parentText4" op="lte"/>
                  <dgm:constr type="primFontSz" for="des" forName="childText5" refType="primFontSz" refFor="des" refForName="parentText4" op="lte"/>
                  <dgm:constr type="primFontSz" for="des" forName="childText1" refType="primFontSz" refFor="des" refForName="parentText5" op="lte"/>
                  <dgm:constr type="primFontSz" for="des" forName="childText2" refType="primFontSz" refFor="des" refForName="parentText5" op="lte"/>
                  <dgm:constr type="primFontSz" for="des" forName="childText3" refType="primFontSz" refFor="des" refForName="parentText5" op="lte"/>
                  <dgm:constr type="primFontSz" for="des" forName="childText4" refType="primFontSz" refFor="des" refForName="parentText5" op="lte"/>
                  <dgm:constr type="primFontSz" for="des" forName="childText5" refType="primFontSz" refFor="des" refForName="parentText5" op="lte"/>
                  <dgm:constr type="primFontSz" for="des" forName="parentText2" refType="primFontSz" refFor="des" refForName="parentText1" op="equ"/>
                  <dgm:constr type="primFontSz" for="des" forName="parentText3" refType="primFontSz" refFor="des" refForName="parentText1" op="equ"/>
                  <dgm:constr type="primFontSz" for="des" forName="parentText4" refType="primFontSz" refFor="des" refForName="parentText1" op="equ"/>
                  <dgm:constr type="primFontSz" for="des" forName="parentText5" refType="primFontSz" refFor="des" refForName="parentText1" op="equ"/>
                  <dgm:constr type="primFontSz" for="des" forName="childText2" refType="primFontSz" refFor="des" refForName="childText1" op="equ"/>
                  <dgm:constr type="primFontSz" for="des" forName="childText3" refType="primFontSz" refFor="des" refForName="childText1" op="equ"/>
                  <dgm:constr type="primFontSz" for="des" forName="childText4" refType="primFontSz" refFor="des" refForName="childText1" op="equ"/>
                  <dgm:constr type="primFontSz" for="des" forName="childText5" refType="primFontSz" refFor="des" refForName="childText1" op="equ"/>
                  <dgm:constr type="l" for="ch" forName="childText1" refType="w" fact="0.81518"/>
                  <dgm:constr type="t" for="ch" forName="childText1" refType="h" fact="0.1997"/>
                  <dgm:constr type="w" for="ch" forName="childText1" refType="w" fact="0.18482"/>
                  <dgm:constr type="h" for="ch" forName="childText1" refType="h" fact="0.4763"/>
                  <dgm:constr type="l" for="ch" forName="childText2" refType="w" fact="0.63036"/>
                  <dgm:constr type="t" for="ch" forName="childText2" refType="h" fact="0.2862"/>
                  <dgm:constr type="w" for="ch" forName="childText2" refType="w" fact="0.18482"/>
                  <dgm:constr type="h" for="ch" forName="childText2" refType="h" fact="0.4763"/>
                  <dgm:constr type="l" for="ch" forName="childText3" refType="w" fact="0.44554"/>
                  <dgm:constr type="t" for="ch" forName="childText3" refType="h" fact="0.3727"/>
                  <dgm:constr type="w" for="ch" forName="childText3" refType="w" fact="0.18482"/>
                  <dgm:constr type="h" for="ch" forName="childText3" refType="h" fact="0.4763"/>
                  <dgm:constr type="l" for="ch" forName="childText4" refType="w" fact="0.26072"/>
                  <dgm:constr type="t" for="ch" forName="childText4" refType="h" fact="0.4592"/>
                  <dgm:constr type="w" for="ch" forName="childText4" refType="w" fact="0.18482"/>
                  <dgm:constr type="h" for="ch" forName="childText4" refType="h" fact="0.4763"/>
                  <dgm:constr type="l" for="ch" forName="childText5" refType="w" fact="0.0759"/>
                  <dgm:constr type="t" for="ch" forName="childText5" refType="h" fact="0.5457"/>
                  <dgm:constr type="w" for="ch" forName="childText5" refType="w" fact="0.18482"/>
                  <dgm:constr type="h" for="ch" forName="childText5" refType="h" fact="0.4763"/>
                  <dgm:constr type="l" for="ch" forName="parentText1" refType="w" fact="0"/>
                  <dgm:constr type="t" for="ch" forName="parentText1" refType="h" fact="0"/>
                  <dgm:constr type="w" for="ch" forName="parentText1" refType="w"/>
                  <dgm:constr type="h" for="ch" forName="parentText1" refType="h" fact="0.2594"/>
                  <dgm:constr type="l" for="ch" forName="parentText2" refType="w" fact="0"/>
                  <dgm:constr type="t" for="ch" forName="parentText2" refType="h" fact="0.0865"/>
                  <dgm:constr type="w" for="ch" forName="parentText2" refType="w" fact="0.8152"/>
                  <dgm:constr type="h" for="ch" forName="parentText2" refType="h" fact="0.2594"/>
                  <dgm:constr type="l" for="ch" forName="parentText3" refType="w" fact="0"/>
                  <dgm:constr type="t" for="ch" forName="parentText3" refType="h" fact="0.173"/>
                  <dgm:constr type="w" for="ch" forName="parentText3" refType="w" fact="0.6304"/>
                  <dgm:constr type="h" for="ch" forName="parentText3" refType="h" fact="0.2594"/>
                  <dgm:constr type="l" for="ch" forName="parentText4" refType="w" fact="0"/>
                  <dgm:constr type="t" for="ch" forName="parentText4" refType="h" fact="0.2595"/>
                  <dgm:constr type="w" for="ch" forName="parentText4" refType="w" fact="0.4455"/>
                  <dgm:constr type="h" for="ch" forName="parentText4" refType="h" fact="0.2594"/>
                  <dgm:constr type="l" for="ch" forName="parentText5" refType="w" fact="0"/>
                  <dgm:constr type="t" for="ch" forName="parentText5" refType="h" fact="0.346"/>
                  <dgm:constr type="w" for="ch" forName="parentText5" refType="w" fact="0.2607"/>
                  <dgm:constr type="h" for="ch" forName="parentText5" refType="h" fact="0.2594"/>
                </dgm:constrLst>
              </dgm:else>
            </dgm:choose>
          </dgm:else>
        </dgm:choose>
      </dgm:else>
    </dgm:choose>
    <dgm:forEach name="Name52" axis="ch" ptType="node" cnt="1">
      <dgm:layoutNode name="parentText1" styleLbl="node1">
        <dgm:varLst>
          <dgm:chMax/>
          <dgm:chPref val="3"/>
          <dgm:bulletEnabled val="1"/>
        </dgm:varLst>
        <dgm:choose name="Name53">
          <dgm:if name="Name54"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55">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56">
        <dgm:if name="Name57" axis="ch" ptType="node" func="cnt" op="gte" val="1">
          <dgm:layoutNode name="childText1"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58"/>
      </dgm:choose>
    </dgm:forEach>
    <dgm:forEach name="Name59" axis="ch" ptType="node" st="2" cnt="1">
      <dgm:layoutNode name="parentText2" styleLbl="node1">
        <dgm:varLst>
          <dgm:chMax/>
          <dgm:chPref val="3"/>
          <dgm:bulletEnabled val="1"/>
        </dgm:varLst>
        <dgm:choose name="Name60">
          <dgm:if name="Name61"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2">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63">
        <dgm:if name="Name64" axis="ch" ptType="node" func="cnt" op="gte" val="1">
          <dgm:layoutNode name="childText2"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65"/>
      </dgm:choose>
    </dgm:forEach>
    <dgm:forEach name="Name66" axis="ch" ptType="node" st="3" cnt="1">
      <dgm:layoutNode name="parentText3" styleLbl="node1">
        <dgm:varLst>
          <dgm:chMax/>
          <dgm:chPref val="3"/>
          <dgm:bulletEnabled val="1"/>
        </dgm:varLst>
        <dgm:choose name="Name67">
          <dgm:if name="Name68"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69">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0">
        <dgm:if name="Name71" axis="ch" ptType="node" func="cnt" op="gte" val="1">
          <dgm:layoutNode name="childText3"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2"/>
      </dgm:choose>
    </dgm:forEach>
    <dgm:forEach name="Name73" axis="ch" ptType="node" st="4" cnt="1">
      <dgm:layoutNode name="parentText4" styleLbl="node1">
        <dgm:varLst>
          <dgm:chMax/>
          <dgm:chPref val="3"/>
          <dgm:bulletEnabled val="1"/>
        </dgm:varLst>
        <dgm:choose name="Name74">
          <dgm:if name="Name75"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76">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77">
        <dgm:if name="Name78" axis="ch" ptType="node" func="cnt" op="gte" val="1">
          <dgm:layoutNode name="childText4"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79"/>
      </dgm:choose>
    </dgm:forEach>
    <dgm:forEach name="Name80" axis="ch" ptType="node" st="5" cnt="1">
      <dgm:layoutNode name="parentText5" styleLbl="node1">
        <dgm:varLst>
          <dgm:chMax/>
          <dgm:chPref val="3"/>
          <dgm:bulletEnabled val="1"/>
        </dgm:varLst>
        <dgm:choose name="Name81">
          <dgm:if name="Name82" func="var" arg="dir" op="equ" val="norm">
            <dgm:alg type="tx">
              <dgm:param type="parTxLTRAlign" val="l"/>
            </dgm:alg>
            <dgm:shape xmlns:r="http://schemas.openxmlformats.org/officeDocument/2006/relationships" type="rightArrow" r:blip="">
              <dgm:adjLst>
                <dgm:adj idx="1" val="0.5"/>
                <dgm:adj idx="2" val="0.5"/>
              </dgm:adjLst>
            </dgm:shape>
            <dgm:constrLst>
              <dgm:constr type="lMarg" refType="primFontSz" fact="0.3"/>
              <dgm:constr type="rMarg" val="20"/>
              <dgm:constr type="tMarg" refType="primFontSz" fact="0.3"/>
              <dgm:constr type="bMarg" refType="h" fact="0.45"/>
            </dgm:constrLst>
          </dgm:if>
          <dgm:else name="Name83">
            <dgm:alg type="tx">
              <dgm:param type="parTxLTRAlign" val="r"/>
            </dgm:alg>
            <dgm:shape xmlns:r="http://schemas.openxmlformats.org/officeDocument/2006/relationships" type="leftArrow" r:blip="">
              <dgm:adjLst>
                <dgm:adj idx="1" val="0.5"/>
                <dgm:adj idx="2" val="0.5"/>
              </dgm:adjLst>
            </dgm:shape>
            <dgm:constrLst>
              <dgm:constr type="lMarg" val="20"/>
              <dgm:constr type="rMarg" refType="primFontSz" fact="0.3"/>
              <dgm:constr type="tMarg" refType="primFontSz" fact="0.3"/>
              <dgm:constr type="bMarg" refType="h" fact="0.45"/>
            </dgm:constrLst>
          </dgm:else>
        </dgm:choose>
        <dgm:presOf axis="self" ptType="node"/>
        <dgm:ruleLst>
          <dgm:rule type="primFontSz" val="5" fact="NaN" max="NaN"/>
        </dgm:ruleLst>
      </dgm:layoutNode>
      <dgm:choose name="Name84">
        <dgm:if name="Name85" axis="ch" ptType="node" func="cnt" op="gte" val="1">
          <dgm:layoutNode name="childText5" styleLbl="solidAlignAcc1">
            <dgm:varLst>
              <dgm:chMax val="0"/>
              <dgm:chPref val="0"/>
              <dgm:bulletEnabled val="1"/>
            </dgm:varLst>
            <dgm:alg type="tx">
              <dgm:param type="txAnchorVert" val="t"/>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8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ocumenttasks/documenttasks1.xml><?xml version="1.0" encoding="utf-8"?>
<t:Tasks xmlns:t="http://schemas.microsoft.com/office/tasks/2019/documenttasks" xmlns:oel="http://schemas.microsoft.com/office/2019/extlst">
  <t:Task id="{27563681-46FA-4B2B-A6E1-8469ED4E0650}">
    <t:Anchor>
      <t:Comment id="592419186"/>
    </t:Anchor>
    <t:History>
      <t:Event id="{D047CFAD-0D76-453E-8079-8A1761A968F8}" time="2020-11-17T10:18:49Z">
        <t:Attribution userId="S::derks.r@buas.nl::d5221b73-b8a9-4334-9da9-29e81a4c4059" userProvider="AD" userName="Derks, Rene"/>
        <t:Anchor>
          <t:Comment id="1480528637"/>
        </t:Anchor>
        <t:Create/>
      </t:Event>
      <t:Event id="{4B9D6F92-9BFA-4B8E-A41A-0152C67E44B4}" time="2020-11-17T10:18:49Z">
        <t:Attribution userId="S::derks.r@buas.nl::d5221b73-b8a9-4334-9da9-29e81a4c4059" userProvider="AD" userName="Derks, Rene"/>
        <t:Anchor>
          <t:Comment id="1480528637"/>
        </t:Anchor>
        <t:Assign userId="S::Stoop.A@buas.nl::4c5029de-588b-4c42-92be-51dde9db7357" userProvider="AD" userName="Stoop, Angelique"/>
      </t:Event>
      <t:Event id="{C5112356-B31E-4FBD-BE59-8CA9FB722E81}" time="2020-11-17T10:18:49Z">
        <t:Attribution userId="S::derks.r@buas.nl::d5221b73-b8a9-4334-9da9-29e81a4c4059" userProvider="AD" userName="Derks, Rene"/>
        <t:Anchor>
          <t:Comment id="1480528637"/>
        </t:Anchor>
        <t:SetTitle title="@Stoop, Angelique"/>
      </t:Event>
    </t:History>
  </t:Task>
  <t:Task id="{963DF8AB-0AC8-48D9-93A1-F67BE792D21E}">
    <t:Anchor>
      <t:Comment id="1428522041"/>
    </t:Anchor>
    <t:History>
      <t:Event id="{03DAFED7-F198-4C36-B698-376B26E4D874}" time="2020-11-19T10:35:51Z">
        <t:Attribution userId="S::stoop.a@buas.nl::4c5029de-588b-4c42-92be-51dde9db7357" userProvider="AD" userName="Stoop, Angelique"/>
        <t:Anchor>
          <t:Comment id="1428522041"/>
        </t:Anchor>
        <t:Create/>
      </t:Event>
      <t:Event id="{C31EB4AE-D3EC-4624-ABC9-21A28B339B85}" time="2020-11-19T10:35:51Z">
        <t:Attribution userId="S::stoop.a@buas.nl::4c5029de-588b-4c42-92be-51dde9db7357" userProvider="AD" userName="Stoop, Angelique"/>
        <t:Anchor>
          <t:Comment id="1428522041"/>
        </t:Anchor>
        <t:Assign userId="S::Derks.R@buas.nl::d5221b73-b8a9-4334-9da9-29e81a4c4059" userProvider="AD" userName="Derks, Rene"/>
      </t:Event>
      <t:Event id="{27589985-C0AF-4478-857D-7042A898EB24}" time="2020-11-19T10:35:51Z">
        <t:Attribution userId="S::stoop.a@buas.nl::4c5029de-588b-4c42-92be-51dde9db7357" userProvider="AD" userName="Stoop, Angelique"/>
        <t:Anchor>
          <t:Comment id="1428522041"/>
        </t:Anchor>
        <t:SetTitle title="@Derks, Rene should be week 5 as disussed because belbin workshops in week 4"/>
      </t:Event>
    </t:History>
  </t:Task>
</t:Tasks>
</file>

<file path=word/glossary/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customXml" Target="../../customXml/item7.xml"/><Relationship Id="rId7" Type="http://schemas.openxmlformats.org/officeDocument/2006/relationships/webSettings" Target="webSettings.xml"/><Relationship Id="rId2" Type="http://schemas.openxmlformats.org/officeDocument/2006/relationships/customXml" Target="../../customXml/item6.xml"/><Relationship Id="rId1" Type="http://schemas.openxmlformats.org/officeDocument/2006/relationships/customXml" Target="../../customXml/item5.xml"/><Relationship Id="rId6" Type="http://schemas.openxmlformats.org/officeDocument/2006/relationships/settings" Target="settings.xml"/><Relationship Id="rId5" Type="http://schemas.openxmlformats.org/officeDocument/2006/relationships/styles" Target="styles.xml"/><Relationship Id="rId4" Type="http://schemas.openxmlformats.org/officeDocument/2006/relationships/customXml" Target="../../customXml/item8.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23BD135DDD6A4D7F9622469DEA0BACD1"/>
        <w:category>
          <w:name w:val="General"/>
          <w:gallery w:val="placeholder"/>
        </w:category>
        <w:types>
          <w:type w:val="bbPlcHdr"/>
        </w:types>
        <w:behaviors>
          <w:behavior w:val="content"/>
        </w:behaviors>
        <w:guid w:val="{8CED13C3-C7E6-47D4-B1F3-61286B2DA7F0}"/>
      </w:docPartPr>
      <w:docPartBody>
        <w:p w:rsidR="00A4376A" w:rsidRDefault="00A4376A"/>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Segoe UI"/>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 w:name="Open Sans SemiBold">
    <w:charset w:val="00"/>
    <w:family w:val="swiss"/>
    <w:pitch w:val="variable"/>
    <w:sig w:usb0="E00002EF" w:usb1="4000205B" w:usb2="00000028" w:usb3="00000000" w:csb0="0000019F" w:csb1="00000000"/>
  </w:font>
  <w:font w:name="MinionPro-Regular">
    <w:altName w:val="Calibri"/>
    <w:charset w:val="4D"/>
    <w:family w:val="auto"/>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Neue">
    <w:altName w:val="Arial"/>
    <w:charset w:val="00"/>
    <w:family w:val="auto"/>
    <w:pitch w:val="variable"/>
    <w:sig w:usb0="E50002FF" w:usb1="500079DB" w:usb2="00000010" w:usb3="00000000" w:csb0="00000001" w:csb1="00000000"/>
  </w:font>
  <w:font w:name="MS Mincho">
    <w:altName w:val="ＭＳ 明朝"/>
    <w:panose1 w:val="02020609040205080304"/>
    <w:charset w:val="80"/>
    <w:family w:val="roman"/>
    <w:pitch w:val="fixed"/>
    <w:sig w:usb0="00000001" w:usb1="08070000" w:usb2="00000010" w:usb3="00000000" w:csb0="00020000" w:csb1="00000000"/>
  </w:font>
  <w:font w:name="Liberation Serif">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Yu Mincho">
    <w:altName w:val="游明朝"/>
    <w:panose1 w:val="00000000000000000000"/>
    <w:charset w:val="80"/>
    <w:family w:val="roman"/>
    <w:notTrueType/>
    <w:pitch w:val="default"/>
  </w:font>
  <w:font w:name="Arial">
    <w:panose1 w:val="020B0604020202020204"/>
    <w:charset w:val="00"/>
    <w:family w:val="swiss"/>
    <w:pitch w:val="variable"/>
    <w:sig w:usb0="E0002E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376A"/>
    <w:rsid w:val="002534AC"/>
    <w:rsid w:val="00294AA6"/>
    <w:rsid w:val="00332A89"/>
    <w:rsid w:val="003E07A0"/>
    <w:rsid w:val="00401163"/>
    <w:rsid w:val="00440D8F"/>
    <w:rsid w:val="004F3B24"/>
    <w:rsid w:val="005D5AFE"/>
    <w:rsid w:val="00622594"/>
    <w:rsid w:val="00650139"/>
    <w:rsid w:val="006D1394"/>
    <w:rsid w:val="006E432E"/>
    <w:rsid w:val="007345BF"/>
    <w:rsid w:val="007666A4"/>
    <w:rsid w:val="008647D8"/>
    <w:rsid w:val="0087661F"/>
    <w:rsid w:val="008C42C8"/>
    <w:rsid w:val="008E3CF1"/>
    <w:rsid w:val="008F0C53"/>
    <w:rsid w:val="009A07FF"/>
    <w:rsid w:val="009F6F1E"/>
    <w:rsid w:val="00A4376A"/>
    <w:rsid w:val="00C4071B"/>
    <w:rsid w:val="00D75F30"/>
    <w:rsid w:val="00E957E1"/>
    <w:rsid w:val="00ED213A"/>
    <w:rsid w:val="00F879E2"/>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Breda University">
      <a:dk1>
        <a:sysClr val="windowText" lastClr="000000"/>
      </a:dk1>
      <a:lt1>
        <a:sysClr val="window" lastClr="FFFFFF"/>
      </a:lt1>
      <a:dk2>
        <a:srgbClr val="ED7623"/>
      </a:dk2>
      <a:lt2>
        <a:srgbClr val="E7E6E6"/>
      </a:lt2>
      <a:accent1>
        <a:srgbClr val="3CB4E5"/>
      </a:accent1>
      <a:accent2>
        <a:srgbClr val="00416B"/>
      </a:accent2>
      <a:accent3>
        <a:srgbClr val="5B6670"/>
      </a:accent3>
      <a:accent4>
        <a:srgbClr val="FFC000"/>
      </a:accent4>
      <a:accent5>
        <a:srgbClr val="4472C4"/>
      </a:accent5>
      <a:accent6>
        <a:srgbClr val="70AD47"/>
      </a:accent6>
      <a:hlink>
        <a:srgbClr val="0563C1"/>
      </a:hlink>
      <a:folHlink>
        <a:srgbClr val="954F72"/>
      </a:folHlink>
    </a:clrScheme>
    <a:fontScheme name="Breda University">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DB06FA0A2AD4DA488583749EC2534234" ma:contentTypeVersion="8" ma:contentTypeDescription="Create a new document." ma:contentTypeScope="" ma:versionID="2f0df642594624f7fc3db1098387853f">
  <xsd:schema xmlns:xsd="http://www.w3.org/2001/XMLSchema" xmlns:xs="http://www.w3.org/2001/XMLSchema" xmlns:p="http://schemas.microsoft.com/office/2006/metadata/properties" xmlns:ns2="60348849-ecd6-40c5-8069-7b4f665118aa" targetNamespace="http://schemas.microsoft.com/office/2006/metadata/properties" ma:root="true" ma:fieldsID="9b148455189822cfcca8636589f0e618" ns2:_="">
    <xsd:import namespace="60348849-ecd6-40c5-8069-7b4f665118a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348849-ecd6-40c5-8069-7b4f665118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mso-contentType ?>
<FormTemplates xmlns="http://schemas.microsoft.com/sharepoint/v3/contenttype/forms">
  <Display>DocumentLibraryForm</Display>
  <Edit>DocumentLibraryForm</Edit>
  <New>DocumentLibraryForm</New>
</FormTemplates>
</file>

<file path=customXml/item6.xml><?xml version="1.0" encoding="utf-8"?>
<b:Sources xmlns:b="http://schemas.openxmlformats.org/officeDocument/2006/bibliography" xmlns="http://schemas.openxmlformats.org/officeDocument/2006/bibliography" SelectedStyle="\APASixthEditionOfficeOnline.xsl" StyleName="APA" Version="6"/>
</file>

<file path=customXml/item7.xml><?xml version="1.0" encoding="utf-8"?>
<ct:contentTypeSchema xmlns:ct="http://schemas.microsoft.com/office/2006/metadata/contentType" xmlns:ma="http://schemas.microsoft.com/office/2006/metadata/properties/metaAttributes" ct:_="" ma:_="" ma:contentTypeName="Document" ma:contentTypeID="0x010100DB06FA0A2AD4DA488583749EC2534234" ma:contentTypeVersion="8" ma:contentTypeDescription="Create a new document." ma:contentTypeScope="" ma:versionID="2f0df642594624f7fc3db1098387853f">
  <xsd:schema xmlns:xsd="http://www.w3.org/2001/XMLSchema" xmlns:xs="http://www.w3.org/2001/XMLSchema" xmlns:p="http://schemas.microsoft.com/office/2006/metadata/properties" xmlns:ns2="60348849-ecd6-40c5-8069-7b4f665118aa" targetNamespace="http://schemas.microsoft.com/office/2006/metadata/properties" ma:root="true" ma:fieldsID="9b148455189822cfcca8636589f0e618" ns2:_="">
    <xsd:import namespace="60348849-ecd6-40c5-8069-7b4f665118aa"/>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348849-ecd6-40c5-8069-7b4f665118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8.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17B53891-7556-4E13-82A4-8D59A5137454}">
  <ds:schemaRefs>
    <ds:schemaRef ds:uri="http://schemas.microsoft.com/sharepoint/v3/contenttype/forms"/>
  </ds:schemaRefs>
</ds:datastoreItem>
</file>

<file path=customXml/itemProps2.xml><?xml version="1.0" encoding="utf-8"?>
<ds:datastoreItem xmlns:ds="http://schemas.openxmlformats.org/officeDocument/2006/customXml" ds:itemID="{7A979DB7-6B52-4C5E-AF3A-453D6CF04999}">
  <ds:schemaRefs>
    <ds:schemaRef ds:uri="http://schemas.openxmlformats.org/officeDocument/2006/bibliography"/>
  </ds:schemaRefs>
</ds:datastoreItem>
</file>

<file path=customXml/itemProps3.xml><?xml version="1.0" encoding="utf-8"?>
<ds:datastoreItem xmlns:ds="http://schemas.openxmlformats.org/officeDocument/2006/customXml" ds:itemID="{AA3BA0C2-4976-4005-9320-098AF46751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348849-ecd6-40c5-8069-7b4f665118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F8B96ADD-AC5C-4CF4-ADF6-54A6577FF2CD}">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17B53891-7556-4E13-82A4-8D59A5137454}">
  <ds:schemaRefs>
    <ds:schemaRef ds:uri="http://schemas.microsoft.com/sharepoint/v3/contenttype/forms"/>
  </ds:schemaRefs>
</ds:datastoreItem>
</file>

<file path=customXml/itemProps6.xml><?xml version="1.0" encoding="utf-8"?>
<ds:datastoreItem xmlns:ds="http://schemas.openxmlformats.org/officeDocument/2006/customXml" ds:itemID="{7A979DB7-6B52-4C5E-AF3A-453D6CF04999}">
  <ds:schemaRefs>
    <ds:schemaRef ds:uri="http://schemas.openxmlformats.org/officeDocument/2006/bibliography"/>
  </ds:schemaRefs>
</ds:datastoreItem>
</file>

<file path=customXml/itemProps7.xml><?xml version="1.0" encoding="utf-8"?>
<ds:datastoreItem xmlns:ds="http://schemas.openxmlformats.org/officeDocument/2006/customXml" ds:itemID="{AA3BA0C2-4976-4005-9320-098AF467512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348849-ecd6-40c5-8069-7b4f665118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8.xml><?xml version="1.0" encoding="utf-8"?>
<ds:datastoreItem xmlns:ds="http://schemas.openxmlformats.org/officeDocument/2006/customXml" ds:itemID="{F8B96ADD-AC5C-4CF4-ADF6-54A6577FF2CD}">
  <ds:schemaRefs>
    <ds:schemaRef ds:uri="http://schemas.microsoft.com/office/2006/metadata/properties"/>
    <ds:schemaRef ds:uri="http://schemas.microsoft.com/office/infopath/2007/PartnerControl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Domain Games.dotx</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Derks, Rene</dc:creator>
  <keywords/>
  <dc:description/>
  <lastModifiedBy>Heijligers, Bram</lastModifiedBy>
  <revision>1319</revision>
  <lastPrinted>2021-05-18T19:23:00.0000000Z</lastPrinted>
  <dcterms:created xsi:type="dcterms:W3CDTF">2021-05-12T01:54:00.0000000Z</dcterms:created>
  <dcterms:modified xsi:type="dcterms:W3CDTF">2021-05-19T14:16:12.4199269Z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0x010100DB06FA0A2AD4DA488583749EC2534234</vt:lpwstr>
  </property>
  <property fmtid="{D5CDD505-2E9C-101B-9397-08002B2CF9AE}" pid="3" name="Order">
    <vt:r8>43300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ies>
</file>